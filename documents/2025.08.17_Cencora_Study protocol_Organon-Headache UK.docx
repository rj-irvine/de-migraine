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B7B8D" w14:textId="5B272094" w:rsidR="001D493C" w:rsidRPr="00563771" w:rsidRDefault="001D493C" w:rsidP="007D6ADB">
      <w:pPr>
        <w:pStyle w:val="BodyText"/>
        <w:ind w:left="2575"/>
        <w:rPr>
          <w:rFonts w:cs="Times New Roman"/>
          <w:i w:val="0"/>
          <w:szCs w:val="24"/>
        </w:rPr>
      </w:pPr>
    </w:p>
    <w:p w14:paraId="7C2B7B8E" w14:textId="77777777" w:rsidR="001D493C" w:rsidRPr="00563771" w:rsidRDefault="001D493C" w:rsidP="007D6ADB">
      <w:pPr>
        <w:pStyle w:val="BodyText"/>
        <w:rPr>
          <w:rFonts w:cs="Times New Roman"/>
          <w:i w:val="0"/>
          <w:szCs w:val="24"/>
        </w:rPr>
      </w:pPr>
    </w:p>
    <w:p w14:paraId="7C2B7B8F" w14:textId="77777777" w:rsidR="001D493C" w:rsidRPr="00563771" w:rsidRDefault="001D493C" w:rsidP="007D6ADB">
      <w:pPr>
        <w:pStyle w:val="BodyText"/>
        <w:rPr>
          <w:rFonts w:cs="Times New Roman"/>
          <w:i w:val="0"/>
          <w:szCs w:val="24"/>
        </w:rPr>
      </w:pPr>
    </w:p>
    <w:p w14:paraId="7C2B7B90" w14:textId="77777777" w:rsidR="001D493C" w:rsidRPr="00563771" w:rsidRDefault="001D493C" w:rsidP="007D6ADB">
      <w:pPr>
        <w:pStyle w:val="BodyText"/>
        <w:spacing w:before="6"/>
        <w:rPr>
          <w:rFonts w:cs="Times New Roman"/>
          <w:i w:val="0"/>
          <w:szCs w:val="24"/>
        </w:rPr>
      </w:pPr>
    </w:p>
    <w:p w14:paraId="7C2B7B96" w14:textId="568B3783" w:rsidR="001D493C" w:rsidRPr="00563771" w:rsidRDefault="007D6ADB" w:rsidP="007D6ADB">
      <w:pPr>
        <w:pStyle w:val="Title"/>
        <w:rPr>
          <w:rFonts w:ascii="Times New Roman" w:hAnsi="Times New Roman" w:cs="Times New Roman"/>
        </w:rPr>
      </w:pPr>
      <w:r w:rsidRPr="00563771">
        <w:rPr>
          <w:rFonts w:ascii="Times New Roman" w:hAnsi="Times New Roman" w:cs="Times New Roman"/>
          <w:color w:val="003399"/>
        </w:rPr>
        <w:t>G</w:t>
      </w:r>
      <w:r w:rsidR="00A918C0" w:rsidRPr="00563771">
        <w:rPr>
          <w:rFonts w:ascii="Times New Roman" w:hAnsi="Times New Roman" w:cs="Times New Roman"/>
          <w:color w:val="003399"/>
        </w:rPr>
        <w:t>uidance</w:t>
      </w:r>
      <w:r w:rsidR="00A918C0" w:rsidRPr="00563771">
        <w:rPr>
          <w:rFonts w:ascii="Times New Roman" w:hAnsi="Times New Roman" w:cs="Times New Roman"/>
          <w:color w:val="003399"/>
          <w:spacing w:val="-6"/>
        </w:rPr>
        <w:t xml:space="preserve"> </w:t>
      </w:r>
      <w:r w:rsidR="00A918C0" w:rsidRPr="00563771">
        <w:rPr>
          <w:rFonts w:ascii="Times New Roman" w:hAnsi="Times New Roman" w:cs="Times New Roman"/>
          <w:color w:val="003399"/>
        </w:rPr>
        <w:t>for</w:t>
      </w:r>
      <w:r w:rsidR="00A918C0" w:rsidRPr="00563771">
        <w:rPr>
          <w:rFonts w:ascii="Times New Roman" w:hAnsi="Times New Roman" w:cs="Times New Roman"/>
          <w:color w:val="003399"/>
          <w:spacing w:val="-5"/>
        </w:rPr>
        <w:t xml:space="preserve"> </w:t>
      </w:r>
      <w:r w:rsidR="00A918C0" w:rsidRPr="00563771">
        <w:rPr>
          <w:rFonts w:ascii="Times New Roman" w:hAnsi="Times New Roman" w:cs="Times New Roman"/>
          <w:color w:val="003399"/>
        </w:rPr>
        <w:t>the</w:t>
      </w:r>
      <w:r w:rsidR="00A918C0" w:rsidRPr="00563771">
        <w:rPr>
          <w:rFonts w:ascii="Times New Roman" w:hAnsi="Times New Roman" w:cs="Times New Roman"/>
          <w:color w:val="003399"/>
          <w:spacing w:val="-5"/>
        </w:rPr>
        <w:t xml:space="preserve"> </w:t>
      </w:r>
      <w:r w:rsidR="00A918C0" w:rsidRPr="00563771">
        <w:rPr>
          <w:rFonts w:ascii="Times New Roman" w:hAnsi="Times New Roman" w:cs="Times New Roman"/>
          <w:color w:val="003399"/>
        </w:rPr>
        <w:t>format</w:t>
      </w:r>
      <w:r w:rsidR="00653708" w:rsidRPr="00563771">
        <w:rPr>
          <w:rFonts w:ascii="Times New Roman" w:hAnsi="Times New Roman" w:cs="Times New Roman"/>
          <w:color w:val="003399"/>
          <w:spacing w:val="-6"/>
        </w:rPr>
        <w:t>/</w:t>
      </w:r>
      <w:r w:rsidR="00A918C0" w:rsidRPr="00563771">
        <w:rPr>
          <w:rFonts w:ascii="Times New Roman" w:hAnsi="Times New Roman" w:cs="Times New Roman"/>
          <w:color w:val="003399"/>
        </w:rPr>
        <w:t>content</w:t>
      </w:r>
      <w:r w:rsidR="00A918C0" w:rsidRPr="00563771">
        <w:rPr>
          <w:rFonts w:ascii="Times New Roman" w:hAnsi="Times New Roman" w:cs="Times New Roman"/>
          <w:color w:val="003399"/>
          <w:spacing w:val="-6"/>
        </w:rPr>
        <w:t xml:space="preserve"> </w:t>
      </w:r>
      <w:r w:rsidR="00A918C0" w:rsidRPr="00563771">
        <w:rPr>
          <w:rFonts w:ascii="Times New Roman" w:hAnsi="Times New Roman" w:cs="Times New Roman"/>
          <w:color w:val="003399"/>
        </w:rPr>
        <w:t>of</w:t>
      </w:r>
      <w:r w:rsidR="00A918C0" w:rsidRPr="00563771">
        <w:rPr>
          <w:rFonts w:ascii="Times New Roman" w:hAnsi="Times New Roman" w:cs="Times New Roman"/>
          <w:color w:val="003399"/>
          <w:spacing w:val="-5"/>
        </w:rPr>
        <w:t xml:space="preserve"> </w:t>
      </w:r>
      <w:r w:rsidR="00C92091" w:rsidRPr="00563771">
        <w:rPr>
          <w:rFonts w:ascii="Times New Roman" w:hAnsi="Times New Roman" w:cs="Times New Roman"/>
          <w:color w:val="003399"/>
        </w:rPr>
        <w:t>study</w:t>
      </w:r>
      <w:r w:rsidRPr="00563771">
        <w:rPr>
          <w:rFonts w:ascii="Times New Roman" w:hAnsi="Times New Roman" w:cs="Times New Roman"/>
          <w:color w:val="003399"/>
        </w:rPr>
        <w:t xml:space="preserve"> </w:t>
      </w:r>
      <w:r w:rsidR="00A918C0" w:rsidRPr="00563771">
        <w:rPr>
          <w:rFonts w:ascii="Times New Roman" w:hAnsi="Times New Roman" w:cs="Times New Roman"/>
          <w:color w:val="003399"/>
        </w:rPr>
        <w:t>protocol</w:t>
      </w:r>
      <w:r w:rsidRPr="00563771">
        <w:rPr>
          <w:rFonts w:ascii="Times New Roman" w:hAnsi="Times New Roman" w:cs="Times New Roman"/>
          <w:color w:val="003399"/>
        </w:rPr>
        <w:t>s</w:t>
      </w:r>
      <w:r w:rsidR="00800C99" w:rsidRPr="00563771">
        <w:rPr>
          <w:rFonts w:ascii="Times New Roman" w:hAnsi="Times New Roman" w:cs="Times New Roman"/>
          <w:color w:val="003399"/>
        </w:rPr>
        <w:t xml:space="preserve"> </w:t>
      </w:r>
      <w:r w:rsidR="00964ABD" w:rsidRPr="00563771">
        <w:rPr>
          <w:rFonts w:ascii="Times New Roman" w:hAnsi="Times New Roman" w:cs="Times New Roman"/>
          <w:color w:val="003399"/>
        </w:rPr>
        <w:t>prepared for</w:t>
      </w:r>
      <w:r w:rsidR="000E0F74">
        <w:rPr>
          <w:rFonts w:ascii="Times New Roman" w:hAnsi="Times New Roman" w:cs="Times New Roman"/>
          <w:color w:val="003399"/>
        </w:rPr>
        <w:t xml:space="preserve"> and submitted through</w:t>
      </w:r>
      <w:r w:rsidR="00964ABD" w:rsidRPr="00563771">
        <w:rPr>
          <w:rFonts w:ascii="Times New Roman" w:hAnsi="Times New Roman" w:cs="Times New Roman"/>
          <w:color w:val="003399"/>
        </w:rPr>
        <w:t xml:space="preserve"> Organon’s Non-Registrational Study Approval Process (NORSAP) </w:t>
      </w:r>
    </w:p>
    <w:p w14:paraId="7C2B7B97" w14:textId="77777777" w:rsidR="001D493C" w:rsidRPr="00563771" w:rsidRDefault="001D493C" w:rsidP="007D6ADB">
      <w:pPr>
        <w:pStyle w:val="BodyText"/>
        <w:rPr>
          <w:rFonts w:cs="Times New Roman"/>
          <w:i w:val="0"/>
          <w:szCs w:val="24"/>
        </w:rPr>
      </w:pPr>
    </w:p>
    <w:p w14:paraId="7C2B7B9C" w14:textId="318FD405" w:rsidR="001D493C" w:rsidRPr="00563771" w:rsidRDefault="00A918C0" w:rsidP="007D6ADB">
      <w:pPr>
        <w:pStyle w:val="BodyText"/>
        <w:spacing w:before="132" w:line="271" w:lineRule="auto"/>
        <w:ind w:right="260"/>
        <w:rPr>
          <w:rFonts w:cs="Times New Roman"/>
          <w:szCs w:val="24"/>
        </w:rPr>
      </w:pPr>
      <w:r w:rsidRPr="00563771">
        <w:rPr>
          <w:rFonts w:cs="Times New Roman"/>
          <w:color w:val="339966"/>
          <w:szCs w:val="24"/>
        </w:rPr>
        <w:t xml:space="preserve">This document provides guidance for drafting </w:t>
      </w:r>
      <w:r w:rsidR="00556928" w:rsidRPr="00563771">
        <w:rPr>
          <w:rFonts w:cs="Times New Roman"/>
          <w:color w:val="339966"/>
          <w:szCs w:val="24"/>
        </w:rPr>
        <w:t>non-registrational stud</w:t>
      </w:r>
      <w:r w:rsidR="000E0F74">
        <w:rPr>
          <w:rFonts w:cs="Times New Roman"/>
          <w:color w:val="339966"/>
          <w:szCs w:val="24"/>
        </w:rPr>
        <w:t>y</w:t>
      </w:r>
      <w:r w:rsidR="00556928" w:rsidRPr="00563771">
        <w:rPr>
          <w:rFonts w:cs="Times New Roman"/>
          <w:color w:val="339966"/>
          <w:szCs w:val="24"/>
        </w:rPr>
        <w:t xml:space="preserve"> </w:t>
      </w:r>
      <w:r w:rsidRPr="00563771">
        <w:rPr>
          <w:rFonts w:cs="Times New Roman"/>
          <w:color w:val="339966"/>
          <w:szCs w:val="24"/>
        </w:rPr>
        <w:t>protocols</w:t>
      </w:r>
      <w:r w:rsidR="00556928" w:rsidRPr="00563771">
        <w:rPr>
          <w:rFonts w:cs="Times New Roman"/>
          <w:color w:val="339966"/>
          <w:szCs w:val="24"/>
        </w:rPr>
        <w:t xml:space="preserve"> </w:t>
      </w:r>
      <w:r w:rsidR="00FA1DA2" w:rsidRPr="00563771">
        <w:rPr>
          <w:rFonts w:cs="Times New Roman"/>
          <w:color w:val="339966"/>
          <w:szCs w:val="24"/>
        </w:rPr>
        <w:t xml:space="preserve">which are </w:t>
      </w:r>
      <w:r w:rsidR="003D60D8" w:rsidRPr="00563771">
        <w:rPr>
          <w:rFonts w:cs="Times New Roman"/>
          <w:color w:val="339966"/>
          <w:szCs w:val="24"/>
        </w:rPr>
        <w:t>submitted to NORSAP</w:t>
      </w:r>
      <w:r w:rsidR="00442979" w:rsidRPr="00563771">
        <w:rPr>
          <w:rFonts w:cs="Times New Roman"/>
          <w:color w:val="339966"/>
          <w:szCs w:val="24"/>
        </w:rPr>
        <w:t xml:space="preserve">; these studies can be non-interventional or interventional </w:t>
      </w:r>
      <w:r w:rsidR="00F15DD9" w:rsidRPr="00563771">
        <w:rPr>
          <w:rFonts w:cs="Times New Roman"/>
          <w:color w:val="339966"/>
          <w:szCs w:val="24"/>
        </w:rPr>
        <w:t>(</w:t>
      </w:r>
      <w:proofErr w:type="spellStart"/>
      <w:r w:rsidR="00F15DD9" w:rsidRPr="00563771">
        <w:rPr>
          <w:rFonts w:cs="Times New Roman"/>
          <w:color w:val="339966"/>
          <w:szCs w:val="24"/>
        </w:rPr>
        <w:t>eg</w:t>
      </w:r>
      <w:proofErr w:type="spellEnd"/>
      <w:r w:rsidR="00F15DD9" w:rsidRPr="00563771">
        <w:rPr>
          <w:rFonts w:cs="Times New Roman"/>
          <w:color w:val="339966"/>
          <w:szCs w:val="24"/>
        </w:rPr>
        <w:t xml:space="preserve">, Phase IV pragmatic </w:t>
      </w:r>
      <w:r w:rsidR="009F6EA4" w:rsidRPr="00563771">
        <w:rPr>
          <w:rFonts w:cs="Times New Roman"/>
          <w:color w:val="339966"/>
          <w:szCs w:val="24"/>
        </w:rPr>
        <w:t xml:space="preserve">trial) </w:t>
      </w:r>
      <w:r w:rsidR="00442979" w:rsidRPr="00563771">
        <w:rPr>
          <w:rFonts w:cs="Times New Roman"/>
          <w:color w:val="339966"/>
          <w:szCs w:val="24"/>
        </w:rPr>
        <w:t>by design</w:t>
      </w:r>
      <w:r w:rsidR="00D56B7A" w:rsidRPr="00563771">
        <w:rPr>
          <w:rFonts w:cs="Times New Roman"/>
          <w:color w:val="339966"/>
          <w:szCs w:val="24"/>
        </w:rPr>
        <w:t xml:space="preserve">. </w:t>
      </w:r>
      <w:r w:rsidR="00F04676" w:rsidRPr="00563771">
        <w:rPr>
          <w:rFonts w:cs="Times New Roman"/>
          <w:color w:val="339966"/>
          <w:szCs w:val="24"/>
        </w:rPr>
        <w:t>Th</w:t>
      </w:r>
      <w:r w:rsidR="000E0F74">
        <w:rPr>
          <w:rFonts w:cs="Times New Roman"/>
          <w:color w:val="339966"/>
          <w:szCs w:val="24"/>
        </w:rPr>
        <w:t>is</w:t>
      </w:r>
      <w:r w:rsidR="00F04676" w:rsidRPr="00563771">
        <w:rPr>
          <w:rFonts w:cs="Times New Roman"/>
          <w:color w:val="339966"/>
          <w:szCs w:val="24"/>
        </w:rPr>
        <w:t xml:space="preserve"> document</w:t>
      </w:r>
      <w:r w:rsidR="00D56B7A" w:rsidRPr="00563771">
        <w:rPr>
          <w:rFonts w:cs="Times New Roman"/>
          <w:color w:val="339966"/>
          <w:szCs w:val="24"/>
        </w:rPr>
        <w:t xml:space="preserve"> </w:t>
      </w:r>
      <w:r w:rsidR="003D60D8" w:rsidRPr="00563771">
        <w:rPr>
          <w:rFonts w:cs="Times New Roman"/>
          <w:color w:val="339966"/>
          <w:szCs w:val="24"/>
        </w:rPr>
        <w:t xml:space="preserve">aims </w:t>
      </w:r>
      <w:r w:rsidRPr="00563771">
        <w:rPr>
          <w:rFonts w:cs="Times New Roman"/>
          <w:color w:val="339966"/>
          <w:szCs w:val="24"/>
        </w:rPr>
        <w:t>to support consistency of the presentation and information provided</w:t>
      </w:r>
      <w:r w:rsidR="00281130">
        <w:rPr>
          <w:rFonts w:cs="Times New Roman"/>
          <w:color w:val="339966"/>
          <w:szCs w:val="24"/>
        </w:rPr>
        <w:t xml:space="preserve"> in a study protocol</w:t>
      </w:r>
      <w:r w:rsidRPr="00563771">
        <w:rPr>
          <w:rFonts w:cs="Times New Roman"/>
          <w:color w:val="339966"/>
          <w:szCs w:val="24"/>
        </w:rPr>
        <w:t>.</w:t>
      </w:r>
    </w:p>
    <w:p w14:paraId="7C2B7B9D" w14:textId="2BEE5CCE" w:rsidR="001D493C" w:rsidRPr="00563771" w:rsidRDefault="00A918C0" w:rsidP="007D6ADB">
      <w:pPr>
        <w:pStyle w:val="BodyText"/>
        <w:spacing w:before="129" w:line="271" w:lineRule="auto"/>
        <w:ind w:right="394"/>
        <w:rPr>
          <w:rFonts w:cs="Times New Roman"/>
          <w:szCs w:val="24"/>
        </w:rPr>
      </w:pPr>
      <w:r w:rsidRPr="00563771">
        <w:rPr>
          <w:rFonts w:cs="Times New Roman"/>
          <w:color w:val="339966"/>
          <w:szCs w:val="24"/>
        </w:rPr>
        <w:t>The</w:t>
      </w:r>
      <w:r w:rsidRPr="00563771">
        <w:rPr>
          <w:rFonts w:cs="Times New Roman"/>
          <w:color w:val="339966"/>
          <w:spacing w:val="-4"/>
          <w:szCs w:val="24"/>
        </w:rPr>
        <w:t xml:space="preserve"> </w:t>
      </w:r>
      <w:r w:rsidRPr="00563771">
        <w:rPr>
          <w:rFonts w:cs="Times New Roman"/>
          <w:color w:val="339966"/>
          <w:szCs w:val="24"/>
        </w:rPr>
        <w:t>study</w:t>
      </w:r>
      <w:r w:rsidRPr="00563771">
        <w:rPr>
          <w:rFonts w:cs="Times New Roman"/>
          <w:color w:val="339966"/>
          <w:spacing w:val="-4"/>
          <w:szCs w:val="24"/>
        </w:rPr>
        <w:t xml:space="preserve"> </w:t>
      </w:r>
      <w:r w:rsidRPr="00563771">
        <w:rPr>
          <w:rFonts w:cs="Times New Roman"/>
          <w:color w:val="339966"/>
          <w:szCs w:val="24"/>
        </w:rPr>
        <w:t>protocol</w:t>
      </w:r>
      <w:r w:rsidRPr="00563771">
        <w:rPr>
          <w:rFonts w:cs="Times New Roman"/>
          <w:color w:val="339966"/>
          <w:spacing w:val="-4"/>
          <w:szCs w:val="24"/>
        </w:rPr>
        <w:t xml:space="preserve"> </w:t>
      </w:r>
      <w:r w:rsidRPr="00563771">
        <w:rPr>
          <w:rFonts w:cs="Times New Roman"/>
          <w:color w:val="339966"/>
          <w:szCs w:val="24"/>
        </w:rPr>
        <w:t>should</w:t>
      </w:r>
      <w:r w:rsidRPr="00563771">
        <w:rPr>
          <w:rFonts w:cs="Times New Roman"/>
          <w:color w:val="339966"/>
          <w:spacing w:val="-4"/>
          <w:szCs w:val="24"/>
        </w:rPr>
        <w:t xml:space="preserve"> </w:t>
      </w:r>
      <w:r w:rsidR="00112544" w:rsidRPr="00563771">
        <w:rPr>
          <w:rFonts w:cs="Times New Roman"/>
          <w:color w:val="339966"/>
          <w:szCs w:val="24"/>
        </w:rPr>
        <w:t>provide</w:t>
      </w:r>
      <w:r w:rsidRPr="00563771">
        <w:rPr>
          <w:rFonts w:cs="Times New Roman"/>
          <w:color w:val="339966"/>
          <w:spacing w:val="-4"/>
          <w:szCs w:val="24"/>
        </w:rPr>
        <w:t xml:space="preserve"> </w:t>
      </w:r>
      <w:r w:rsidRPr="00563771">
        <w:rPr>
          <w:rFonts w:cs="Times New Roman"/>
          <w:color w:val="339966"/>
          <w:szCs w:val="24"/>
        </w:rPr>
        <w:t>the</w:t>
      </w:r>
      <w:r w:rsidRPr="00563771">
        <w:rPr>
          <w:rFonts w:cs="Times New Roman"/>
          <w:color w:val="339966"/>
          <w:spacing w:val="-4"/>
          <w:szCs w:val="24"/>
        </w:rPr>
        <w:t xml:space="preserve"> </w:t>
      </w:r>
      <w:r w:rsidRPr="00563771">
        <w:rPr>
          <w:rFonts w:cs="Times New Roman"/>
          <w:color w:val="339966"/>
          <w:szCs w:val="24"/>
        </w:rPr>
        <w:t>information needed to understand how the study will answer the research question</w:t>
      </w:r>
      <w:r w:rsidR="0C691DFB" w:rsidRPr="00563771">
        <w:rPr>
          <w:rFonts w:cs="Times New Roman"/>
          <w:color w:val="339966"/>
          <w:szCs w:val="24"/>
        </w:rPr>
        <w:t>(s)</w:t>
      </w:r>
      <w:r w:rsidRPr="00563771">
        <w:rPr>
          <w:rFonts w:cs="Times New Roman"/>
          <w:color w:val="339966"/>
          <w:szCs w:val="24"/>
        </w:rPr>
        <w:t>.</w:t>
      </w:r>
    </w:p>
    <w:p w14:paraId="6DC71D84" w14:textId="12B5BAAC" w:rsidR="00682D7F" w:rsidRPr="00563771" w:rsidRDefault="00A918C0" w:rsidP="007D6ADB">
      <w:pPr>
        <w:pStyle w:val="BodyText"/>
        <w:spacing w:before="135" w:line="271" w:lineRule="auto"/>
        <w:ind w:right="394"/>
        <w:rPr>
          <w:rFonts w:cs="Times New Roman"/>
          <w:color w:val="339966"/>
          <w:szCs w:val="24"/>
        </w:rPr>
      </w:pPr>
      <w:r w:rsidRPr="00563771">
        <w:rPr>
          <w:rFonts w:cs="Times New Roman"/>
          <w:color w:val="339966"/>
          <w:szCs w:val="24"/>
        </w:rPr>
        <w:t>All</w:t>
      </w:r>
      <w:r w:rsidRPr="00563771">
        <w:rPr>
          <w:rFonts w:cs="Times New Roman"/>
          <w:color w:val="339966"/>
          <w:spacing w:val="-4"/>
          <w:szCs w:val="24"/>
        </w:rPr>
        <w:t xml:space="preserve"> </w:t>
      </w:r>
      <w:r w:rsidRPr="00563771">
        <w:rPr>
          <w:rFonts w:cs="Times New Roman"/>
          <w:color w:val="339966"/>
          <w:szCs w:val="24"/>
        </w:rPr>
        <w:t>headings</w:t>
      </w:r>
      <w:r w:rsidRPr="00563771">
        <w:rPr>
          <w:rFonts w:cs="Times New Roman"/>
          <w:color w:val="339966"/>
          <w:spacing w:val="-4"/>
          <w:szCs w:val="24"/>
        </w:rPr>
        <w:t xml:space="preserve"> </w:t>
      </w:r>
      <w:r w:rsidRPr="00563771">
        <w:rPr>
          <w:rFonts w:cs="Times New Roman"/>
          <w:color w:val="339966"/>
          <w:szCs w:val="24"/>
        </w:rPr>
        <w:t>and</w:t>
      </w:r>
      <w:r w:rsidRPr="00563771">
        <w:rPr>
          <w:rFonts w:cs="Times New Roman"/>
          <w:color w:val="339966"/>
          <w:spacing w:val="-4"/>
          <w:szCs w:val="24"/>
        </w:rPr>
        <w:t xml:space="preserve"> </w:t>
      </w:r>
      <w:r w:rsidRPr="00563771">
        <w:rPr>
          <w:rFonts w:cs="Times New Roman"/>
          <w:color w:val="339966"/>
          <w:szCs w:val="24"/>
        </w:rPr>
        <w:t>sub-headings</w:t>
      </w:r>
      <w:r w:rsidRPr="00563771">
        <w:rPr>
          <w:rFonts w:cs="Times New Roman"/>
          <w:color w:val="339966"/>
          <w:spacing w:val="-5"/>
          <w:szCs w:val="24"/>
        </w:rPr>
        <w:t xml:space="preserve"> </w:t>
      </w:r>
      <w:r w:rsidRPr="00563771">
        <w:rPr>
          <w:rFonts w:cs="Times New Roman"/>
          <w:color w:val="339966"/>
          <w:szCs w:val="24"/>
        </w:rPr>
        <w:t>of</w:t>
      </w:r>
      <w:r w:rsidRPr="00563771">
        <w:rPr>
          <w:rFonts w:cs="Times New Roman"/>
          <w:color w:val="339966"/>
          <w:spacing w:val="-4"/>
          <w:szCs w:val="24"/>
        </w:rPr>
        <w:t xml:space="preserve"> </w:t>
      </w:r>
      <w:r w:rsidRPr="00563771">
        <w:rPr>
          <w:rFonts w:cs="Times New Roman"/>
          <w:color w:val="339966"/>
          <w:szCs w:val="24"/>
        </w:rPr>
        <w:t>the</w:t>
      </w:r>
      <w:r w:rsidRPr="00563771">
        <w:rPr>
          <w:rFonts w:cs="Times New Roman"/>
          <w:color w:val="339966"/>
          <w:spacing w:val="-4"/>
          <w:szCs w:val="24"/>
        </w:rPr>
        <w:t xml:space="preserve"> </w:t>
      </w:r>
      <w:r w:rsidRPr="00563771">
        <w:rPr>
          <w:rFonts w:cs="Times New Roman"/>
          <w:color w:val="339966"/>
          <w:szCs w:val="24"/>
        </w:rPr>
        <w:t>format</w:t>
      </w:r>
      <w:r w:rsidRPr="00563771">
        <w:rPr>
          <w:rFonts w:cs="Times New Roman"/>
          <w:color w:val="339966"/>
          <w:spacing w:val="-4"/>
          <w:szCs w:val="24"/>
        </w:rPr>
        <w:t xml:space="preserve"> </w:t>
      </w:r>
      <w:r w:rsidRPr="00563771">
        <w:rPr>
          <w:rFonts w:cs="Times New Roman"/>
          <w:color w:val="339966"/>
          <w:szCs w:val="24"/>
        </w:rPr>
        <w:t>presented</w:t>
      </w:r>
      <w:r w:rsidRPr="00563771">
        <w:rPr>
          <w:rFonts w:cs="Times New Roman"/>
          <w:color w:val="339966"/>
          <w:spacing w:val="-4"/>
          <w:szCs w:val="24"/>
        </w:rPr>
        <w:t xml:space="preserve"> </w:t>
      </w:r>
      <w:r w:rsidRPr="00563771">
        <w:rPr>
          <w:rFonts w:cs="Times New Roman"/>
          <w:color w:val="339966"/>
          <w:szCs w:val="24"/>
        </w:rPr>
        <w:t>in</w:t>
      </w:r>
      <w:r w:rsidRPr="00563771">
        <w:rPr>
          <w:rFonts w:cs="Times New Roman"/>
          <w:color w:val="339966"/>
          <w:spacing w:val="-4"/>
          <w:szCs w:val="24"/>
        </w:rPr>
        <w:t xml:space="preserve"> </w:t>
      </w:r>
      <w:r w:rsidRPr="00563771">
        <w:rPr>
          <w:rFonts w:cs="Times New Roman"/>
          <w:color w:val="339966"/>
          <w:szCs w:val="24"/>
        </w:rPr>
        <w:t>this</w:t>
      </w:r>
      <w:r w:rsidRPr="00563771">
        <w:rPr>
          <w:rFonts w:cs="Times New Roman"/>
          <w:color w:val="339966"/>
          <w:spacing w:val="-4"/>
          <w:szCs w:val="24"/>
        </w:rPr>
        <w:t xml:space="preserve"> </w:t>
      </w:r>
      <w:proofErr w:type="gramStart"/>
      <w:r w:rsidRPr="00563771">
        <w:rPr>
          <w:rFonts w:cs="Times New Roman"/>
          <w:color w:val="339966"/>
          <w:szCs w:val="24"/>
        </w:rPr>
        <w:t>guidance</w:t>
      </w:r>
      <w:proofErr w:type="gramEnd"/>
      <w:r w:rsidRPr="00563771">
        <w:rPr>
          <w:rFonts w:cs="Times New Roman"/>
          <w:color w:val="339966"/>
          <w:szCs w:val="24"/>
        </w:rPr>
        <w:t xml:space="preserve"> should always be included and the </w:t>
      </w:r>
      <w:r w:rsidR="3DBC6963" w:rsidRPr="00563771">
        <w:rPr>
          <w:rFonts w:cs="Times New Roman"/>
          <w:color w:val="339966"/>
          <w:szCs w:val="24"/>
        </w:rPr>
        <w:t xml:space="preserve">original heading and sub-heading </w:t>
      </w:r>
      <w:r w:rsidRPr="00563771">
        <w:rPr>
          <w:rFonts w:cs="Times New Roman"/>
          <w:color w:val="339966"/>
          <w:szCs w:val="24"/>
        </w:rPr>
        <w:t>numbering should be used.</w:t>
      </w:r>
      <w:r w:rsidR="007D6ADB" w:rsidRPr="00563771">
        <w:rPr>
          <w:rFonts w:cs="Times New Roman"/>
          <w:color w:val="339966"/>
          <w:szCs w:val="24"/>
        </w:rPr>
        <w:t xml:space="preserve"> </w:t>
      </w:r>
      <w:r w:rsidRPr="00563771">
        <w:rPr>
          <w:rFonts w:cs="Times New Roman"/>
          <w:color w:val="339966"/>
          <w:szCs w:val="24"/>
        </w:rPr>
        <w:t xml:space="preserve">Additional sub-headings can be added as necessary. </w:t>
      </w:r>
    </w:p>
    <w:p w14:paraId="1DC2DBD6" w14:textId="0633CE44" w:rsidR="007D6ADB" w:rsidRPr="00563771" w:rsidRDefault="00A918C0" w:rsidP="007D6ADB">
      <w:pPr>
        <w:pStyle w:val="BodyText"/>
        <w:spacing w:before="135" w:line="271" w:lineRule="auto"/>
        <w:ind w:right="394"/>
        <w:rPr>
          <w:rFonts w:cs="Times New Roman"/>
          <w:color w:val="339966"/>
          <w:szCs w:val="24"/>
        </w:rPr>
      </w:pPr>
      <w:r w:rsidRPr="00563771">
        <w:rPr>
          <w:rFonts w:cs="Times New Roman"/>
          <w:color w:val="339966"/>
          <w:szCs w:val="24"/>
        </w:rPr>
        <w:t xml:space="preserve">Where a heading or sub-heading does not apply to the study, “Not applicable” should be stated with </w:t>
      </w:r>
      <w:r w:rsidR="00416632" w:rsidRPr="00563771">
        <w:rPr>
          <w:rFonts w:cs="Times New Roman"/>
          <w:color w:val="339966"/>
          <w:szCs w:val="24"/>
        </w:rPr>
        <w:t xml:space="preserve">clear and concise </w:t>
      </w:r>
      <w:r w:rsidRPr="00563771">
        <w:rPr>
          <w:rFonts w:cs="Times New Roman"/>
          <w:color w:val="339966"/>
          <w:szCs w:val="24"/>
        </w:rPr>
        <w:t xml:space="preserve">justification. </w:t>
      </w:r>
    </w:p>
    <w:p w14:paraId="64E12C79" w14:textId="2BD52213" w:rsidR="000E13AE" w:rsidRDefault="00A918C0" w:rsidP="007D6ADB">
      <w:pPr>
        <w:pStyle w:val="BodyText"/>
        <w:spacing w:before="135" w:line="271" w:lineRule="auto"/>
        <w:ind w:right="394"/>
        <w:rPr>
          <w:rFonts w:cs="Times New Roman"/>
          <w:color w:val="339966"/>
          <w:szCs w:val="24"/>
        </w:rPr>
      </w:pPr>
      <w:hyperlink w:anchor="_Annex_1._List" w:history="1">
        <w:r w:rsidRPr="00563771">
          <w:rPr>
            <w:rFonts w:cs="Times New Roman"/>
            <w:color w:val="339966"/>
            <w:szCs w:val="24"/>
          </w:rPr>
          <w:t>Annex</w:t>
        </w:r>
        <w:r w:rsidR="00416632" w:rsidRPr="00563771">
          <w:rPr>
            <w:rFonts w:cs="Times New Roman"/>
            <w:color w:val="339966"/>
            <w:szCs w:val="24"/>
          </w:rPr>
          <w:t xml:space="preserve"> 1</w:t>
        </w:r>
      </w:hyperlink>
      <w:r w:rsidRPr="00563771">
        <w:rPr>
          <w:rFonts w:cs="Times New Roman"/>
          <w:color w:val="339966"/>
          <w:szCs w:val="24"/>
        </w:rPr>
        <w:t xml:space="preserve"> </w:t>
      </w:r>
      <w:r w:rsidRPr="00563771">
        <w:rPr>
          <w:rFonts w:cs="Times New Roman"/>
          <w:color w:val="339966"/>
          <w:spacing w:val="-3"/>
          <w:szCs w:val="24"/>
        </w:rPr>
        <w:t>should</w:t>
      </w:r>
      <w:r w:rsidRPr="00563771">
        <w:rPr>
          <w:rFonts w:cs="Times New Roman"/>
          <w:color w:val="339966"/>
          <w:szCs w:val="24"/>
        </w:rPr>
        <w:t xml:space="preserve"> </w:t>
      </w:r>
      <w:r w:rsidRPr="00563771">
        <w:rPr>
          <w:rFonts w:cs="Times New Roman"/>
          <w:color w:val="339966"/>
          <w:spacing w:val="-3"/>
          <w:szCs w:val="24"/>
        </w:rPr>
        <w:t>be</w:t>
      </w:r>
      <w:r w:rsidRPr="00563771">
        <w:rPr>
          <w:rFonts w:cs="Times New Roman"/>
          <w:color w:val="339966"/>
          <w:szCs w:val="24"/>
        </w:rPr>
        <w:t xml:space="preserve"> </w:t>
      </w:r>
      <w:r w:rsidRPr="00563771">
        <w:rPr>
          <w:rFonts w:cs="Times New Roman"/>
          <w:color w:val="339966"/>
          <w:spacing w:val="-3"/>
          <w:szCs w:val="24"/>
        </w:rPr>
        <w:t>used</w:t>
      </w:r>
      <w:r w:rsidRPr="00563771">
        <w:rPr>
          <w:rFonts w:cs="Times New Roman"/>
          <w:color w:val="339966"/>
          <w:szCs w:val="24"/>
        </w:rPr>
        <w:t xml:space="preserve"> </w:t>
      </w:r>
      <w:r w:rsidRPr="00563771">
        <w:rPr>
          <w:rFonts w:cs="Times New Roman"/>
          <w:color w:val="339966"/>
          <w:spacing w:val="-3"/>
          <w:szCs w:val="24"/>
        </w:rPr>
        <w:t>to</w:t>
      </w:r>
      <w:r w:rsidRPr="00563771">
        <w:rPr>
          <w:rFonts w:cs="Times New Roman"/>
          <w:color w:val="339966"/>
          <w:szCs w:val="24"/>
        </w:rPr>
        <w:t xml:space="preserve"> </w:t>
      </w:r>
      <w:r w:rsidRPr="00563771">
        <w:rPr>
          <w:rFonts w:cs="Times New Roman"/>
          <w:color w:val="339966"/>
          <w:spacing w:val="-3"/>
          <w:szCs w:val="24"/>
        </w:rPr>
        <w:t>list</w:t>
      </w:r>
      <w:r w:rsidRPr="00563771">
        <w:rPr>
          <w:rFonts w:cs="Times New Roman"/>
          <w:color w:val="339966"/>
          <w:szCs w:val="24"/>
        </w:rPr>
        <w:t xml:space="preserve"> </w:t>
      </w:r>
      <w:r w:rsidRPr="00563771">
        <w:rPr>
          <w:rFonts w:cs="Times New Roman"/>
          <w:color w:val="339966"/>
          <w:spacing w:val="-3"/>
          <w:szCs w:val="24"/>
        </w:rPr>
        <w:t xml:space="preserve">stand-alone documents not included in the protocol, </w:t>
      </w:r>
      <w:proofErr w:type="spellStart"/>
      <w:r w:rsidR="007D6ADB" w:rsidRPr="00563771">
        <w:rPr>
          <w:rFonts w:cs="Times New Roman"/>
          <w:color w:val="339966"/>
          <w:szCs w:val="24"/>
        </w:rPr>
        <w:t>eg</w:t>
      </w:r>
      <w:proofErr w:type="spellEnd"/>
      <w:r w:rsidR="00682D7F" w:rsidRPr="00563771">
        <w:rPr>
          <w:rFonts w:cs="Times New Roman"/>
          <w:color w:val="339966"/>
          <w:szCs w:val="24"/>
        </w:rPr>
        <w:t>,</w:t>
      </w:r>
      <w:r w:rsidR="007D6ADB" w:rsidRPr="00563771">
        <w:rPr>
          <w:rFonts w:cs="Times New Roman"/>
          <w:color w:val="339966"/>
          <w:szCs w:val="24"/>
        </w:rPr>
        <w:t xml:space="preserve"> medical diagnosis and procedure </w:t>
      </w:r>
      <w:r w:rsidR="00281130">
        <w:rPr>
          <w:rFonts w:cs="Times New Roman"/>
          <w:color w:val="339966"/>
          <w:szCs w:val="24"/>
        </w:rPr>
        <w:t xml:space="preserve">code </w:t>
      </w:r>
      <w:r w:rsidR="007D6ADB" w:rsidRPr="00563771">
        <w:rPr>
          <w:rFonts w:cs="Times New Roman"/>
          <w:color w:val="339966"/>
          <w:szCs w:val="24"/>
        </w:rPr>
        <w:t>list</w:t>
      </w:r>
      <w:r w:rsidR="2C17F959" w:rsidRPr="00563771">
        <w:rPr>
          <w:rFonts w:cs="Times New Roman"/>
          <w:color w:val="339966"/>
          <w:szCs w:val="24"/>
        </w:rPr>
        <w:t>s</w:t>
      </w:r>
      <w:r w:rsidR="00281130">
        <w:rPr>
          <w:rFonts w:cs="Times New Roman"/>
          <w:color w:val="339966"/>
          <w:szCs w:val="24"/>
        </w:rPr>
        <w:t xml:space="preserve"> used for analysis</w:t>
      </w:r>
      <w:r w:rsidR="007D6ADB" w:rsidRPr="00563771">
        <w:rPr>
          <w:rFonts w:cs="Times New Roman"/>
          <w:color w:val="339966"/>
          <w:szCs w:val="24"/>
        </w:rPr>
        <w:t xml:space="preserve">. </w:t>
      </w:r>
    </w:p>
    <w:p w14:paraId="5F0424D2" w14:textId="6EA63092" w:rsidR="001D493C" w:rsidRPr="00563771" w:rsidRDefault="007D6ADB" w:rsidP="007D6ADB">
      <w:pPr>
        <w:pStyle w:val="BodyText"/>
        <w:spacing w:before="135" w:line="271" w:lineRule="auto"/>
        <w:ind w:right="394"/>
        <w:rPr>
          <w:rFonts w:cs="Times New Roman"/>
          <w:color w:val="339966"/>
          <w:szCs w:val="24"/>
        </w:rPr>
      </w:pPr>
      <w:r w:rsidRPr="00563771">
        <w:rPr>
          <w:rFonts w:cs="Times New Roman"/>
          <w:color w:val="339966"/>
          <w:szCs w:val="24"/>
        </w:rPr>
        <w:t xml:space="preserve">Text in green italics is intended to guide the reader on the </w:t>
      </w:r>
      <w:r w:rsidR="000E13AE">
        <w:rPr>
          <w:rFonts w:cs="Times New Roman"/>
          <w:color w:val="339966"/>
          <w:szCs w:val="24"/>
        </w:rPr>
        <w:t>main</w:t>
      </w:r>
      <w:r w:rsidRPr="00563771">
        <w:rPr>
          <w:rFonts w:cs="Times New Roman"/>
          <w:color w:val="339966"/>
          <w:szCs w:val="24"/>
        </w:rPr>
        <w:t xml:space="preserve"> points to be considered for writing that </w:t>
      </w:r>
      <w:r w:rsidR="000E13AE">
        <w:rPr>
          <w:rFonts w:cs="Times New Roman"/>
          <w:color w:val="339966"/>
          <w:szCs w:val="24"/>
        </w:rPr>
        <w:t xml:space="preserve">protocol </w:t>
      </w:r>
      <w:r w:rsidRPr="00563771">
        <w:rPr>
          <w:rFonts w:cs="Times New Roman"/>
          <w:color w:val="339966"/>
          <w:szCs w:val="24"/>
        </w:rPr>
        <w:t>section</w:t>
      </w:r>
      <w:r w:rsidR="0000765A" w:rsidRPr="00563771">
        <w:rPr>
          <w:rFonts w:cs="Times New Roman"/>
          <w:color w:val="339966"/>
          <w:szCs w:val="24"/>
        </w:rPr>
        <w:t xml:space="preserve">; this text </w:t>
      </w:r>
      <w:r w:rsidRPr="00563771">
        <w:rPr>
          <w:rFonts w:cs="Times New Roman"/>
          <w:color w:val="339966"/>
          <w:spacing w:val="-3"/>
          <w:szCs w:val="24"/>
        </w:rPr>
        <w:t>should</w:t>
      </w:r>
      <w:r w:rsidRPr="00563771">
        <w:rPr>
          <w:rFonts w:cs="Times New Roman"/>
          <w:color w:val="339966"/>
          <w:szCs w:val="24"/>
        </w:rPr>
        <w:t xml:space="preserve"> </w:t>
      </w:r>
      <w:r w:rsidRPr="00563771">
        <w:rPr>
          <w:rFonts w:cs="Times New Roman"/>
          <w:color w:val="339966"/>
          <w:spacing w:val="-3"/>
          <w:szCs w:val="24"/>
        </w:rPr>
        <w:t>be</w:t>
      </w:r>
      <w:r w:rsidRPr="00563771">
        <w:rPr>
          <w:rFonts w:cs="Times New Roman"/>
          <w:color w:val="339966"/>
          <w:szCs w:val="24"/>
        </w:rPr>
        <w:t xml:space="preserve"> </w:t>
      </w:r>
      <w:r w:rsidRPr="00563771">
        <w:rPr>
          <w:rFonts w:cs="Times New Roman"/>
          <w:color w:val="339966"/>
          <w:spacing w:val="-3"/>
          <w:szCs w:val="24"/>
        </w:rPr>
        <w:t>deleted</w:t>
      </w:r>
      <w:r w:rsidRPr="00563771">
        <w:rPr>
          <w:rFonts w:cs="Times New Roman"/>
          <w:color w:val="339966"/>
          <w:szCs w:val="24"/>
        </w:rPr>
        <w:t xml:space="preserve"> </w:t>
      </w:r>
      <w:r w:rsidR="163B00C6" w:rsidRPr="00563771">
        <w:rPr>
          <w:rFonts w:cs="Times New Roman"/>
          <w:color w:val="339966"/>
          <w:szCs w:val="24"/>
        </w:rPr>
        <w:t xml:space="preserve">prior to </w:t>
      </w:r>
      <w:r w:rsidR="000E13AE">
        <w:rPr>
          <w:rFonts w:cs="Times New Roman"/>
          <w:color w:val="339966"/>
          <w:szCs w:val="24"/>
        </w:rPr>
        <w:t xml:space="preserve">NORSAP </w:t>
      </w:r>
      <w:r w:rsidR="163B00C6" w:rsidRPr="00563771">
        <w:rPr>
          <w:rFonts w:cs="Times New Roman"/>
          <w:color w:val="339966"/>
          <w:szCs w:val="24"/>
        </w:rPr>
        <w:t>submission.</w:t>
      </w:r>
    </w:p>
    <w:p w14:paraId="6815E3BE" w14:textId="77777777" w:rsidR="00B93E9E" w:rsidRPr="00563771" w:rsidRDefault="00B93E9E" w:rsidP="00B93E9E">
      <w:pPr>
        <w:pStyle w:val="BodyText"/>
        <w:spacing w:before="135" w:line="271" w:lineRule="auto"/>
        <w:ind w:right="394"/>
        <w:rPr>
          <w:rFonts w:cs="Times New Roman"/>
          <w:color w:val="339966"/>
          <w:szCs w:val="24"/>
        </w:rPr>
      </w:pPr>
    </w:p>
    <w:p w14:paraId="017BDE3E" w14:textId="77777777" w:rsidR="000E13AE" w:rsidRDefault="000E13AE">
      <w:pPr>
        <w:rPr>
          <w:rFonts w:cs="Times New Roman"/>
          <w:b/>
          <w:bCs/>
          <w:i/>
          <w:iCs/>
          <w:szCs w:val="24"/>
        </w:rPr>
      </w:pPr>
    </w:p>
    <w:p w14:paraId="768ED288" w14:textId="77777777" w:rsidR="000E13AE" w:rsidRDefault="000E13AE">
      <w:pPr>
        <w:rPr>
          <w:rFonts w:cs="Times New Roman"/>
          <w:b/>
          <w:bCs/>
          <w:i/>
          <w:iCs/>
          <w:szCs w:val="24"/>
        </w:rPr>
      </w:pPr>
    </w:p>
    <w:p w14:paraId="1C5509DF" w14:textId="77777777" w:rsidR="000E13AE" w:rsidRDefault="000E13AE">
      <w:pPr>
        <w:rPr>
          <w:rFonts w:cs="Times New Roman"/>
          <w:b/>
          <w:bCs/>
          <w:i/>
          <w:iCs/>
          <w:szCs w:val="24"/>
        </w:rPr>
      </w:pPr>
    </w:p>
    <w:p w14:paraId="15832D1F" w14:textId="77777777" w:rsidR="000E13AE" w:rsidRDefault="000E13AE">
      <w:pPr>
        <w:rPr>
          <w:rFonts w:cs="Times New Roman"/>
          <w:b/>
          <w:bCs/>
          <w:i/>
          <w:iCs/>
          <w:szCs w:val="24"/>
        </w:rPr>
      </w:pPr>
    </w:p>
    <w:p w14:paraId="54A8FB37" w14:textId="77777777" w:rsidR="000E13AE" w:rsidRDefault="000E13AE">
      <w:pPr>
        <w:rPr>
          <w:rFonts w:cs="Times New Roman"/>
          <w:b/>
          <w:bCs/>
          <w:i/>
          <w:iCs/>
          <w:szCs w:val="24"/>
        </w:rPr>
      </w:pPr>
    </w:p>
    <w:p w14:paraId="15CAEEF8" w14:textId="77777777" w:rsidR="000E13AE" w:rsidRDefault="000E13AE">
      <w:pPr>
        <w:rPr>
          <w:rFonts w:cs="Times New Roman"/>
          <w:b/>
          <w:bCs/>
          <w:i/>
          <w:iCs/>
          <w:szCs w:val="24"/>
        </w:rPr>
      </w:pPr>
    </w:p>
    <w:p w14:paraId="62BCDDD9" w14:textId="77777777" w:rsidR="000E13AE" w:rsidRDefault="000E13AE">
      <w:pPr>
        <w:rPr>
          <w:rFonts w:cs="Times New Roman"/>
          <w:b/>
          <w:bCs/>
          <w:i/>
          <w:iCs/>
          <w:szCs w:val="24"/>
        </w:rPr>
      </w:pPr>
    </w:p>
    <w:p w14:paraId="117AE6F7" w14:textId="77777777" w:rsidR="000E13AE" w:rsidRDefault="000E13AE">
      <w:pPr>
        <w:rPr>
          <w:rFonts w:cs="Times New Roman"/>
          <w:b/>
          <w:bCs/>
          <w:i/>
          <w:iCs/>
          <w:szCs w:val="24"/>
        </w:rPr>
      </w:pPr>
    </w:p>
    <w:p w14:paraId="6FE2452A" w14:textId="77777777" w:rsidR="000E13AE" w:rsidRDefault="000E13AE">
      <w:pPr>
        <w:rPr>
          <w:rFonts w:cs="Times New Roman"/>
          <w:b/>
          <w:bCs/>
          <w:i/>
          <w:iCs/>
          <w:szCs w:val="24"/>
        </w:rPr>
      </w:pPr>
    </w:p>
    <w:p w14:paraId="2B527547" w14:textId="77777777" w:rsidR="000E13AE" w:rsidRDefault="000E13AE">
      <w:pPr>
        <w:rPr>
          <w:rFonts w:cs="Times New Roman"/>
          <w:b/>
          <w:bCs/>
          <w:i/>
          <w:iCs/>
          <w:szCs w:val="24"/>
        </w:rPr>
      </w:pPr>
    </w:p>
    <w:p w14:paraId="7C2B7BB1" w14:textId="2B5D667F" w:rsidR="001D493C" w:rsidRPr="00563771" w:rsidRDefault="00544E70" w:rsidP="00854CE7">
      <w:pPr>
        <w:pStyle w:val="BodyText"/>
        <w:spacing w:before="133" w:line="271" w:lineRule="auto"/>
        <w:ind w:right="260"/>
        <w:jc w:val="center"/>
        <w:rPr>
          <w:rFonts w:cs="Times New Roman"/>
          <w:b/>
          <w:bCs/>
          <w:i w:val="0"/>
          <w:iCs w:val="0"/>
          <w:szCs w:val="24"/>
        </w:rPr>
      </w:pPr>
      <w:r w:rsidRPr="00563771">
        <w:rPr>
          <w:rFonts w:cs="Times New Roman"/>
          <w:b/>
          <w:bCs/>
          <w:i w:val="0"/>
          <w:iCs w:val="0"/>
          <w:szCs w:val="24"/>
        </w:rPr>
        <w:lastRenderedPageBreak/>
        <w:t>TITLE PAGE</w:t>
      </w:r>
    </w:p>
    <w:p w14:paraId="7C2B7BB3" w14:textId="77777777" w:rsidR="001D493C" w:rsidRPr="00563771" w:rsidRDefault="001D493C" w:rsidP="007D6ADB">
      <w:pPr>
        <w:pStyle w:val="BodyText"/>
        <w:spacing w:before="7"/>
        <w:rPr>
          <w:rFonts w:cs="Times New Roman"/>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1E0" w:firstRow="1" w:lastRow="1" w:firstColumn="1" w:lastColumn="1" w:noHBand="0" w:noVBand="0"/>
      </w:tblPr>
      <w:tblGrid>
        <w:gridCol w:w="3413"/>
        <w:gridCol w:w="6175"/>
      </w:tblGrid>
      <w:tr w:rsidR="001D493C" w:rsidRPr="00563771" w14:paraId="7C2B7BB6" w14:textId="77777777" w:rsidTr="00F27BAF">
        <w:trPr>
          <w:trHeight w:val="203"/>
        </w:trPr>
        <w:tc>
          <w:tcPr>
            <w:tcW w:w="3413" w:type="dxa"/>
            <w:tcBorders>
              <w:bottom w:val="single" w:sz="6" w:space="0" w:color="000000" w:themeColor="text1"/>
              <w:right w:val="single" w:sz="6" w:space="0" w:color="000000" w:themeColor="text1"/>
            </w:tcBorders>
          </w:tcPr>
          <w:p w14:paraId="7C2B7BB4" w14:textId="77777777" w:rsidR="001D493C" w:rsidRPr="00563771" w:rsidRDefault="00A918C0" w:rsidP="00F27BAF">
            <w:pPr>
              <w:pStyle w:val="TableParagraph"/>
              <w:spacing w:before="63" w:line="240" w:lineRule="auto"/>
              <w:rPr>
                <w:rFonts w:cs="Times New Roman"/>
                <w:b/>
                <w:szCs w:val="24"/>
              </w:rPr>
            </w:pPr>
            <w:r w:rsidRPr="00563771">
              <w:rPr>
                <w:rFonts w:cs="Times New Roman"/>
                <w:b/>
                <w:spacing w:val="-2"/>
                <w:szCs w:val="24"/>
              </w:rPr>
              <w:t>Title</w:t>
            </w:r>
          </w:p>
        </w:tc>
        <w:tc>
          <w:tcPr>
            <w:tcW w:w="6175" w:type="dxa"/>
            <w:tcBorders>
              <w:left w:val="single" w:sz="6" w:space="0" w:color="000000" w:themeColor="text1"/>
              <w:bottom w:val="single" w:sz="6" w:space="0" w:color="000000" w:themeColor="text1"/>
            </w:tcBorders>
          </w:tcPr>
          <w:p w14:paraId="7C2B7BB5" w14:textId="0FD21E05" w:rsidR="001D493C" w:rsidRPr="00563771" w:rsidRDefault="00A95123" w:rsidP="007D439B">
            <w:pPr>
              <w:spacing w:line="240" w:lineRule="auto"/>
              <w:rPr>
                <w:rFonts w:cs="Times New Roman"/>
                <w:i/>
                <w:szCs w:val="24"/>
              </w:rPr>
            </w:pPr>
            <w:r>
              <w:t xml:space="preserve">Patterns of </w:t>
            </w:r>
            <w:r w:rsidR="00445A55">
              <w:t xml:space="preserve">primary care </w:t>
            </w:r>
            <w:r>
              <w:t xml:space="preserve">referral of </w:t>
            </w:r>
            <w:r w:rsidR="00495B66">
              <w:t>headache disorder</w:t>
            </w:r>
            <w:r>
              <w:t xml:space="preserve"> patients in </w:t>
            </w:r>
            <w:r w:rsidR="001609B3">
              <w:t>the UK</w:t>
            </w:r>
          </w:p>
        </w:tc>
      </w:tr>
      <w:tr w:rsidR="004D2F00" w:rsidRPr="00563771" w14:paraId="2AF75D14" w14:textId="77777777" w:rsidTr="00F27BAF">
        <w:trPr>
          <w:trHeight w:val="185"/>
        </w:trPr>
        <w:tc>
          <w:tcPr>
            <w:tcW w:w="3413" w:type="dxa"/>
            <w:tcBorders>
              <w:top w:val="single" w:sz="6" w:space="0" w:color="000000" w:themeColor="text1"/>
              <w:bottom w:val="single" w:sz="6" w:space="0" w:color="000000" w:themeColor="text1"/>
              <w:right w:val="single" w:sz="6" w:space="0" w:color="000000" w:themeColor="text1"/>
            </w:tcBorders>
          </w:tcPr>
          <w:p w14:paraId="0548BD6F" w14:textId="3D3C553C" w:rsidR="004D2F00" w:rsidRPr="00563771" w:rsidRDefault="004D2F00" w:rsidP="00F27BAF">
            <w:pPr>
              <w:pStyle w:val="TableParagraph"/>
              <w:spacing w:before="66" w:line="240" w:lineRule="auto"/>
              <w:jc w:val="left"/>
              <w:rPr>
                <w:rFonts w:cs="Times New Roman"/>
                <w:b/>
                <w:bCs/>
                <w:szCs w:val="24"/>
              </w:rPr>
            </w:pPr>
            <w:r w:rsidRPr="004D2F00">
              <w:rPr>
                <w:rFonts w:cs="Times New Roman"/>
                <w:b/>
                <w:bCs/>
                <w:szCs w:val="24"/>
              </w:rPr>
              <w:t xml:space="preserve">Protocol </w:t>
            </w:r>
            <w:r w:rsidR="004A59C7">
              <w:rPr>
                <w:rFonts w:cs="Times New Roman"/>
                <w:b/>
                <w:bCs/>
                <w:szCs w:val="24"/>
              </w:rPr>
              <w:t>Identification</w:t>
            </w:r>
            <w:r w:rsidRPr="004D2F00">
              <w:rPr>
                <w:rFonts w:cs="Times New Roman"/>
                <w:b/>
                <w:bCs/>
                <w:szCs w:val="24"/>
              </w:rPr>
              <w:t xml:space="preserve"> Number</w:t>
            </w:r>
          </w:p>
        </w:tc>
        <w:tc>
          <w:tcPr>
            <w:tcW w:w="6175" w:type="dxa"/>
            <w:tcBorders>
              <w:top w:val="single" w:sz="6" w:space="0" w:color="000000" w:themeColor="text1"/>
              <w:left w:val="single" w:sz="6" w:space="0" w:color="000000" w:themeColor="text1"/>
              <w:bottom w:val="single" w:sz="6" w:space="0" w:color="000000" w:themeColor="text1"/>
            </w:tcBorders>
          </w:tcPr>
          <w:p w14:paraId="1C24D5EC" w14:textId="17C2AE01" w:rsidR="004D73A6" w:rsidDel="00F27BAF" w:rsidRDefault="004A59C7" w:rsidP="00F27BAF">
            <w:pPr>
              <w:pStyle w:val="TableParagraph"/>
              <w:spacing w:before="39" w:line="240" w:lineRule="auto"/>
              <w:ind w:left="102"/>
              <w:rPr>
                <w:del w:id="0" w:author="Viering, Tammo" w:date="2024-12-19T11:27:00Z" w16du:dateUtc="2024-12-19T10:27:00Z"/>
                <w:rFonts w:cs="Times New Roman"/>
                <w:i/>
                <w:color w:val="339966"/>
                <w:spacing w:val="-4"/>
                <w:szCs w:val="24"/>
              </w:rPr>
            </w:pPr>
            <w:r>
              <w:rPr>
                <w:rFonts w:cs="Times New Roman"/>
                <w:i/>
                <w:color w:val="339966"/>
                <w:spacing w:val="-4"/>
                <w:szCs w:val="24"/>
              </w:rPr>
              <w:t xml:space="preserve"> </w:t>
            </w:r>
            <w:r w:rsidR="00F27BAF">
              <w:rPr>
                <w:rFonts w:cs="Times New Roman"/>
                <w:highlight w:val="yellow"/>
              </w:rPr>
              <w:t>…</w:t>
            </w:r>
            <w:del w:id="1" w:author="Viering, Tammo" w:date="2024-12-19T11:27:00Z" w16du:dateUtc="2024-12-19T10:27:00Z">
              <w:r w:rsidRPr="00563771" w:rsidDel="00F27BAF">
                <w:rPr>
                  <w:rFonts w:cs="Times New Roman"/>
                  <w:i/>
                  <w:color w:val="339966"/>
                  <w:spacing w:val="-4"/>
                  <w:szCs w:val="24"/>
                </w:rPr>
                <w:delText xml:space="preserve">The identifier (ID) is </w:delText>
              </w:r>
              <w:r w:rsidR="004301C5" w:rsidDel="00F27BAF">
                <w:rPr>
                  <w:rFonts w:cs="Times New Roman"/>
                  <w:i/>
                  <w:color w:val="339966"/>
                  <w:spacing w:val="-4"/>
                  <w:szCs w:val="24"/>
                </w:rPr>
                <w:delText>unique to</w:delText>
              </w:r>
              <w:r w:rsidRPr="00563771" w:rsidDel="00F27BAF">
                <w:rPr>
                  <w:rFonts w:cs="Times New Roman"/>
                  <w:i/>
                  <w:color w:val="339966"/>
                  <w:spacing w:val="-4"/>
                  <w:szCs w:val="24"/>
                </w:rPr>
                <w:delText xml:space="preserve"> each study</w:delText>
              </w:r>
              <w:r w:rsidR="000066A4" w:rsidDel="00F27BAF">
                <w:rPr>
                  <w:rFonts w:cs="Times New Roman"/>
                  <w:i/>
                  <w:color w:val="339966"/>
                  <w:spacing w:val="-4"/>
                  <w:szCs w:val="24"/>
                </w:rPr>
                <w:delText xml:space="preserve">. It </w:delText>
              </w:r>
              <w:r w:rsidRPr="00563771" w:rsidDel="00F27BAF">
                <w:rPr>
                  <w:rFonts w:cs="Times New Roman"/>
                  <w:i/>
                  <w:color w:val="339966"/>
                  <w:spacing w:val="-4"/>
                  <w:szCs w:val="24"/>
                </w:rPr>
                <w:delText>is included by the study lead in advance of submission to NORSAP</w:delText>
              </w:r>
              <w:r w:rsidR="004D73A6" w:rsidDel="00F27BAF">
                <w:rPr>
                  <w:rFonts w:cs="Times New Roman"/>
                  <w:i/>
                  <w:color w:val="339966"/>
                  <w:spacing w:val="-4"/>
                  <w:szCs w:val="24"/>
                </w:rPr>
                <w:delText xml:space="preserve">. </w:delText>
              </w:r>
            </w:del>
          </w:p>
          <w:p w14:paraId="5348D2C5" w14:textId="5442A983" w:rsidR="004D73A6" w:rsidDel="00F27BAF" w:rsidRDefault="004D73A6" w:rsidP="00F27BAF">
            <w:pPr>
              <w:pStyle w:val="TableParagraph"/>
              <w:spacing w:before="39" w:line="240" w:lineRule="auto"/>
              <w:ind w:left="102"/>
              <w:rPr>
                <w:del w:id="2" w:author="Viering, Tammo" w:date="2024-12-19T11:27:00Z" w16du:dateUtc="2024-12-19T10:27:00Z"/>
                <w:rFonts w:cs="Times New Roman"/>
                <w:i/>
                <w:color w:val="339966"/>
                <w:spacing w:val="-4"/>
                <w:szCs w:val="24"/>
              </w:rPr>
            </w:pPr>
          </w:p>
          <w:p w14:paraId="4F660908" w14:textId="177A2C61" w:rsidR="004A59C7" w:rsidRPr="00563771" w:rsidDel="00F27BAF" w:rsidRDefault="004A59C7" w:rsidP="00F27BAF">
            <w:pPr>
              <w:pStyle w:val="TableParagraph"/>
              <w:spacing w:before="39" w:line="240" w:lineRule="auto"/>
              <w:ind w:left="102"/>
              <w:rPr>
                <w:del w:id="3" w:author="Viering, Tammo" w:date="2024-12-19T11:27:00Z" w16du:dateUtc="2024-12-19T10:27:00Z"/>
                <w:rFonts w:cs="Times New Roman"/>
                <w:i/>
                <w:color w:val="339966"/>
                <w:spacing w:val="-4"/>
                <w:szCs w:val="24"/>
              </w:rPr>
            </w:pPr>
            <w:del w:id="4" w:author="Viering, Tammo" w:date="2024-12-19T11:27:00Z" w16du:dateUtc="2024-12-19T10:27:00Z">
              <w:r w:rsidRPr="00563771" w:rsidDel="00F27BAF">
                <w:rPr>
                  <w:rFonts w:cs="Times New Roman"/>
                  <w:i/>
                  <w:color w:val="339966"/>
                  <w:spacing w:val="-4"/>
                  <w:szCs w:val="24"/>
                </w:rPr>
                <w:delText>To assist with study tracking following protocol approval and through publication, the ID is included by Organon’s Strategic Medical Content &amp; OmniChannels function in the ‘description’ field as meta data in VeevaVault MedComms.</w:delText>
              </w:r>
            </w:del>
          </w:p>
          <w:p w14:paraId="18754982" w14:textId="45054347" w:rsidR="004A59C7" w:rsidRPr="00563771" w:rsidDel="00F27BAF" w:rsidRDefault="004A59C7" w:rsidP="00F27BAF">
            <w:pPr>
              <w:pStyle w:val="TableParagraph"/>
              <w:spacing w:before="39" w:line="240" w:lineRule="auto"/>
              <w:ind w:left="102"/>
              <w:rPr>
                <w:del w:id="5" w:author="Viering, Tammo" w:date="2024-12-19T11:27:00Z" w16du:dateUtc="2024-12-19T10:27:00Z"/>
                <w:rFonts w:cs="Times New Roman"/>
                <w:i/>
                <w:color w:val="339966"/>
                <w:spacing w:val="-4"/>
                <w:szCs w:val="24"/>
              </w:rPr>
            </w:pPr>
          </w:p>
          <w:p w14:paraId="6691AC48" w14:textId="67737BEA" w:rsidR="004A59C7" w:rsidRPr="00563771" w:rsidDel="00F27BAF" w:rsidRDefault="004301C5" w:rsidP="00F27BAF">
            <w:pPr>
              <w:pStyle w:val="TableParagraph"/>
              <w:spacing w:before="39" w:line="240" w:lineRule="auto"/>
              <w:ind w:left="102"/>
              <w:rPr>
                <w:del w:id="6" w:author="Viering, Tammo" w:date="2024-12-19T11:27:00Z" w16du:dateUtc="2024-12-19T10:27:00Z"/>
                <w:rFonts w:cs="Times New Roman"/>
                <w:i/>
                <w:color w:val="339966"/>
                <w:spacing w:val="-4"/>
                <w:szCs w:val="24"/>
              </w:rPr>
            </w:pPr>
            <w:del w:id="7" w:author="Viering, Tammo" w:date="2024-12-19T11:27:00Z" w16du:dateUtc="2024-12-19T10:27:00Z">
              <w:r w:rsidDel="00F27BAF">
                <w:rPr>
                  <w:rFonts w:cs="Times New Roman"/>
                  <w:i/>
                  <w:color w:val="339966"/>
                  <w:spacing w:val="-4"/>
                  <w:szCs w:val="24"/>
                </w:rPr>
                <w:delText>T</w:delText>
              </w:r>
              <w:r w:rsidR="004A59C7" w:rsidRPr="00563771" w:rsidDel="00F27BAF">
                <w:rPr>
                  <w:rFonts w:cs="Times New Roman"/>
                  <w:i/>
                  <w:color w:val="339966"/>
                  <w:spacing w:val="-4"/>
                  <w:szCs w:val="24"/>
                </w:rPr>
                <w:delText>he ID format is XXXXXX-XXXX-XXX-XXX, where:</w:delText>
              </w:r>
            </w:del>
          </w:p>
          <w:p w14:paraId="7D8B3EDD" w14:textId="59199F04" w:rsidR="004A59C7" w:rsidRPr="00563771" w:rsidDel="00F27BAF" w:rsidRDefault="004A59C7">
            <w:pPr>
              <w:pStyle w:val="TableParagraph"/>
              <w:spacing w:before="39" w:line="240" w:lineRule="auto"/>
              <w:ind w:left="102"/>
              <w:rPr>
                <w:del w:id="8" w:author="Viering, Tammo" w:date="2024-12-19T11:27:00Z" w16du:dateUtc="2024-12-19T10:27:00Z"/>
                <w:rFonts w:cs="Times New Roman"/>
                <w:i/>
                <w:color w:val="339966"/>
                <w:spacing w:val="-4"/>
                <w:szCs w:val="24"/>
              </w:rPr>
              <w:pPrChange w:id="9" w:author="Viering, Tammo" w:date="2024-12-19T11:27:00Z" w16du:dateUtc="2024-12-19T10:27:00Z">
                <w:pPr>
                  <w:pStyle w:val="TableParagraph"/>
                  <w:numPr>
                    <w:numId w:val="3"/>
                  </w:numPr>
                  <w:spacing w:before="39" w:line="240" w:lineRule="auto"/>
                  <w:ind w:left="462" w:hanging="360"/>
                </w:pPr>
              </w:pPrChange>
            </w:pPr>
            <w:del w:id="10" w:author="Viering, Tammo" w:date="2024-12-19T11:27:00Z" w16du:dateUtc="2024-12-19T10:27:00Z">
              <w:r w:rsidRPr="00563771" w:rsidDel="00F27BAF">
                <w:rPr>
                  <w:rFonts w:cs="Times New Roman"/>
                  <w:i/>
                  <w:color w:val="339966"/>
                  <w:spacing w:val="-4"/>
                  <w:szCs w:val="24"/>
                </w:rPr>
                <w:delText>The 1st set of identifiers is for the assigned asset/product identifier at Organon (eg, OG8415)</w:delText>
              </w:r>
            </w:del>
          </w:p>
          <w:p w14:paraId="61F79606" w14:textId="6DB336BF" w:rsidR="004A59C7" w:rsidRPr="00563771" w:rsidDel="00F27BAF" w:rsidRDefault="004A59C7">
            <w:pPr>
              <w:pStyle w:val="TableParagraph"/>
              <w:spacing w:before="39" w:line="240" w:lineRule="auto"/>
              <w:ind w:left="102"/>
              <w:rPr>
                <w:del w:id="11" w:author="Viering, Tammo" w:date="2024-12-19T11:27:00Z" w16du:dateUtc="2024-12-19T10:27:00Z"/>
                <w:rFonts w:cs="Times New Roman"/>
                <w:i/>
                <w:color w:val="339966"/>
                <w:spacing w:val="-4"/>
                <w:szCs w:val="24"/>
              </w:rPr>
              <w:pPrChange w:id="12" w:author="Viering, Tammo" w:date="2024-12-19T11:27:00Z" w16du:dateUtc="2024-12-19T10:27:00Z">
                <w:pPr>
                  <w:pStyle w:val="TableParagraph"/>
                  <w:numPr>
                    <w:numId w:val="3"/>
                  </w:numPr>
                  <w:spacing w:before="39" w:line="240" w:lineRule="auto"/>
                  <w:ind w:left="462" w:hanging="360"/>
                </w:pPr>
              </w:pPrChange>
            </w:pPr>
            <w:del w:id="13" w:author="Viering, Tammo" w:date="2024-12-19T11:27:00Z" w16du:dateUtc="2024-12-19T10:27:00Z">
              <w:r w:rsidRPr="00563771" w:rsidDel="00F27BAF">
                <w:rPr>
                  <w:rFonts w:cs="Times New Roman"/>
                  <w:i/>
                  <w:color w:val="339966"/>
                  <w:spacing w:val="-4"/>
                  <w:szCs w:val="24"/>
                </w:rPr>
                <w:delText>The 2nd set of identifiers is the calendar year in which protocol approval is attained (eg, 2024)</w:delText>
              </w:r>
            </w:del>
          </w:p>
          <w:p w14:paraId="72435A30" w14:textId="5C9013BA" w:rsidR="004A59C7" w:rsidRPr="00563771" w:rsidDel="00F27BAF" w:rsidRDefault="004A59C7">
            <w:pPr>
              <w:pStyle w:val="TableParagraph"/>
              <w:spacing w:before="39" w:line="240" w:lineRule="auto"/>
              <w:ind w:left="102"/>
              <w:rPr>
                <w:del w:id="14" w:author="Viering, Tammo" w:date="2024-12-19T11:27:00Z" w16du:dateUtc="2024-12-19T10:27:00Z"/>
                <w:rFonts w:cs="Times New Roman"/>
                <w:i/>
                <w:color w:val="339966"/>
                <w:spacing w:val="-4"/>
                <w:szCs w:val="24"/>
              </w:rPr>
              <w:pPrChange w:id="15" w:author="Viering, Tammo" w:date="2024-12-19T11:27:00Z" w16du:dateUtc="2024-12-19T10:27:00Z">
                <w:pPr>
                  <w:pStyle w:val="TableParagraph"/>
                  <w:numPr>
                    <w:numId w:val="3"/>
                  </w:numPr>
                  <w:spacing w:before="39" w:line="240" w:lineRule="auto"/>
                  <w:ind w:left="462" w:hanging="360"/>
                </w:pPr>
              </w:pPrChange>
            </w:pPr>
            <w:del w:id="16" w:author="Viering, Tammo" w:date="2024-12-19T11:27:00Z" w16du:dateUtc="2024-12-19T10:27:00Z">
              <w:r w:rsidRPr="00563771" w:rsidDel="00F27BAF">
                <w:rPr>
                  <w:rFonts w:cs="Times New Roman"/>
                  <w:i/>
                  <w:color w:val="339966"/>
                  <w:spacing w:val="-4"/>
                  <w:szCs w:val="24"/>
                </w:rPr>
                <w:delText>The 3rd set of identifiers is for the first 3 letters of the type of non-registrational study:</w:delText>
              </w:r>
            </w:del>
          </w:p>
          <w:p w14:paraId="1CE7E6DD" w14:textId="410FD971" w:rsidR="004A59C7" w:rsidRPr="00563771" w:rsidDel="00F27BAF" w:rsidRDefault="004A59C7">
            <w:pPr>
              <w:pStyle w:val="TableParagraph"/>
              <w:spacing w:before="39" w:line="240" w:lineRule="auto"/>
              <w:ind w:left="102"/>
              <w:rPr>
                <w:del w:id="17" w:author="Viering, Tammo" w:date="2024-12-19T11:27:00Z" w16du:dateUtc="2024-12-19T10:27:00Z"/>
                <w:rFonts w:cs="Times New Roman"/>
                <w:i/>
                <w:color w:val="339966"/>
                <w:spacing w:val="-4"/>
                <w:szCs w:val="24"/>
              </w:rPr>
              <w:pPrChange w:id="18" w:author="Viering, Tammo" w:date="2024-12-19T11:27:00Z" w16du:dateUtc="2024-12-19T10:27:00Z">
                <w:pPr>
                  <w:pStyle w:val="TableParagraph"/>
                  <w:numPr>
                    <w:ilvl w:val="1"/>
                    <w:numId w:val="3"/>
                  </w:numPr>
                  <w:spacing w:before="39" w:line="240" w:lineRule="auto"/>
                  <w:ind w:left="1182" w:hanging="360"/>
                </w:pPr>
              </w:pPrChange>
            </w:pPr>
            <w:del w:id="19" w:author="Viering, Tammo" w:date="2024-12-19T11:27:00Z" w16du:dateUtc="2024-12-19T10:27:00Z">
              <w:r w:rsidRPr="00563771" w:rsidDel="00F27BAF">
                <w:rPr>
                  <w:rFonts w:cs="Times New Roman"/>
                  <w:i/>
                  <w:color w:val="339966"/>
                  <w:spacing w:val="-4"/>
                  <w:szCs w:val="24"/>
                </w:rPr>
                <w:delText>NIS = non-interventional study</w:delText>
              </w:r>
            </w:del>
          </w:p>
          <w:p w14:paraId="079076D8" w14:textId="0D5D47C6" w:rsidR="004A59C7" w:rsidRPr="00563771" w:rsidDel="00F27BAF" w:rsidRDefault="004A59C7">
            <w:pPr>
              <w:pStyle w:val="TableParagraph"/>
              <w:spacing w:before="39" w:line="240" w:lineRule="auto"/>
              <w:ind w:left="102"/>
              <w:rPr>
                <w:del w:id="20" w:author="Viering, Tammo" w:date="2024-12-19T11:27:00Z" w16du:dateUtc="2024-12-19T10:27:00Z"/>
                <w:rFonts w:cs="Times New Roman"/>
                <w:i/>
                <w:color w:val="339966"/>
                <w:spacing w:val="-4"/>
                <w:szCs w:val="24"/>
              </w:rPr>
              <w:pPrChange w:id="21" w:author="Viering, Tammo" w:date="2024-12-19T11:27:00Z" w16du:dateUtc="2024-12-19T10:27:00Z">
                <w:pPr>
                  <w:pStyle w:val="TableParagraph"/>
                  <w:numPr>
                    <w:ilvl w:val="1"/>
                    <w:numId w:val="3"/>
                  </w:numPr>
                  <w:spacing w:before="39" w:line="240" w:lineRule="auto"/>
                  <w:ind w:left="1182" w:hanging="360"/>
                </w:pPr>
              </w:pPrChange>
            </w:pPr>
            <w:del w:id="22" w:author="Viering, Tammo" w:date="2024-12-19T11:27:00Z" w16du:dateUtc="2024-12-19T10:27:00Z">
              <w:r w:rsidRPr="00563771" w:rsidDel="00F27BAF">
                <w:rPr>
                  <w:rFonts w:cs="Times New Roman"/>
                  <w:i/>
                  <w:color w:val="339966"/>
                  <w:spacing w:val="-4"/>
                  <w:szCs w:val="24"/>
                </w:rPr>
                <w:delText>INT = interventional study</w:delText>
              </w:r>
            </w:del>
          </w:p>
          <w:p w14:paraId="4C2BE5AE" w14:textId="2E82010E" w:rsidR="004A59C7" w:rsidRPr="00563771" w:rsidDel="00F27BAF" w:rsidRDefault="004A59C7">
            <w:pPr>
              <w:pStyle w:val="TableParagraph"/>
              <w:spacing w:before="39" w:line="240" w:lineRule="auto"/>
              <w:ind w:left="102"/>
              <w:rPr>
                <w:del w:id="23" w:author="Viering, Tammo" w:date="2024-12-19T11:27:00Z" w16du:dateUtc="2024-12-19T10:27:00Z"/>
                <w:rFonts w:cs="Times New Roman"/>
                <w:i/>
                <w:color w:val="339966"/>
                <w:spacing w:val="-4"/>
                <w:szCs w:val="24"/>
              </w:rPr>
              <w:pPrChange w:id="24" w:author="Viering, Tammo" w:date="2024-12-19T11:27:00Z" w16du:dateUtc="2024-12-19T10:27:00Z">
                <w:pPr>
                  <w:pStyle w:val="TableParagraph"/>
                  <w:numPr>
                    <w:numId w:val="3"/>
                  </w:numPr>
                  <w:spacing w:before="39" w:line="240" w:lineRule="auto"/>
                  <w:ind w:left="462" w:hanging="360"/>
                </w:pPr>
              </w:pPrChange>
            </w:pPr>
            <w:del w:id="25" w:author="Viering, Tammo" w:date="2024-12-19T11:27:00Z" w16du:dateUtc="2024-12-19T10:27:00Z">
              <w:r w:rsidRPr="00563771" w:rsidDel="00F27BAF">
                <w:rPr>
                  <w:rFonts w:cs="Times New Roman"/>
                  <w:i/>
                  <w:color w:val="339966"/>
                  <w:spacing w:val="-4"/>
                  <w:szCs w:val="24"/>
                </w:rPr>
                <w:delText>The last set of identifiers is the sequence number within the study type (eg, 001, 002, … 010, 011…)</w:delText>
              </w:r>
            </w:del>
          </w:p>
          <w:p w14:paraId="4B171A4E" w14:textId="4C6F4EE0" w:rsidR="004A59C7" w:rsidRPr="00563771" w:rsidDel="00F27BAF" w:rsidRDefault="004A59C7" w:rsidP="00F27BAF">
            <w:pPr>
              <w:pStyle w:val="TableParagraph"/>
              <w:spacing w:before="39" w:line="240" w:lineRule="auto"/>
              <w:ind w:left="102"/>
              <w:rPr>
                <w:del w:id="26" w:author="Viering, Tammo" w:date="2024-12-19T11:27:00Z" w16du:dateUtc="2024-12-19T10:27:00Z"/>
                <w:rFonts w:cs="Times New Roman"/>
                <w:i/>
                <w:color w:val="339966"/>
                <w:spacing w:val="-4"/>
                <w:szCs w:val="24"/>
              </w:rPr>
            </w:pPr>
          </w:p>
          <w:p w14:paraId="5058F0DC" w14:textId="42357C7D" w:rsidR="004A59C7" w:rsidRPr="00563771" w:rsidDel="00F27BAF" w:rsidRDefault="004A59C7" w:rsidP="00F27BAF">
            <w:pPr>
              <w:pStyle w:val="TableParagraph"/>
              <w:spacing w:before="39" w:line="240" w:lineRule="auto"/>
              <w:ind w:left="102"/>
              <w:rPr>
                <w:del w:id="27" w:author="Viering, Tammo" w:date="2024-12-19T11:27:00Z" w16du:dateUtc="2024-12-19T10:27:00Z"/>
                <w:rFonts w:cs="Times New Roman"/>
                <w:i/>
                <w:color w:val="339966"/>
                <w:spacing w:val="-4"/>
                <w:szCs w:val="24"/>
              </w:rPr>
            </w:pPr>
            <w:del w:id="28" w:author="Viering, Tammo" w:date="2024-12-19T11:27:00Z" w16du:dateUtc="2024-12-19T10:27:00Z">
              <w:r w:rsidRPr="00563771" w:rsidDel="00F27BAF">
                <w:rPr>
                  <w:rFonts w:cs="Times New Roman"/>
                  <w:i/>
                  <w:color w:val="339966"/>
                  <w:spacing w:val="-4"/>
                  <w:szCs w:val="24"/>
                </w:rPr>
                <w:delText xml:space="preserve">Example of protocol version ID: </w:delText>
              </w:r>
            </w:del>
          </w:p>
          <w:p w14:paraId="5297F74E" w14:textId="18F59065" w:rsidR="004D2F00" w:rsidRPr="00563771" w:rsidRDefault="004A59C7">
            <w:pPr>
              <w:pStyle w:val="TableParagraph"/>
              <w:spacing w:before="39" w:line="240" w:lineRule="auto"/>
              <w:ind w:left="102"/>
              <w:rPr>
                <w:rFonts w:cs="Times New Roman"/>
                <w:i/>
                <w:color w:val="339966"/>
                <w:spacing w:val="-4"/>
                <w:szCs w:val="24"/>
              </w:rPr>
              <w:pPrChange w:id="29" w:author="Viering, Tammo" w:date="2024-12-19T11:27:00Z" w16du:dateUtc="2024-12-19T10:27:00Z">
                <w:pPr>
                  <w:pStyle w:val="TableParagraph"/>
                  <w:spacing w:before="39" w:line="240" w:lineRule="auto"/>
                  <w:ind w:left="0"/>
                </w:pPr>
              </w:pPrChange>
            </w:pPr>
            <w:del w:id="30" w:author="Viering, Tammo" w:date="2024-12-19T11:27:00Z" w16du:dateUtc="2024-12-19T10:27:00Z">
              <w:r w:rsidRPr="00563771" w:rsidDel="00F27BAF">
                <w:rPr>
                  <w:rFonts w:cs="Times New Roman"/>
                  <w:i/>
                  <w:color w:val="339966"/>
                  <w:spacing w:val="-4"/>
                  <w:szCs w:val="24"/>
                </w:rPr>
                <w:delText>•</w:delText>
              </w:r>
              <w:r w:rsidRPr="00563771" w:rsidDel="00F27BAF">
                <w:rPr>
                  <w:rFonts w:cs="Times New Roman"/>
                  <w:i/>
                  <w:color w:val="339966"/>
                  <w:spacing w:val="-4"/>
                  <w:szCs w:val="24"/>
                </w:rPr>
                <w:tab/>
                <w:delText>OG8415-2023-NIS-001</w:delText>
              </w:r>
            </w:del>
          </w:p>
        </w:tc>
      </w:tr>
      <w:tr w:rsidR="001D493C" w:rsidRPr="00563771" w14:paraId="7C2B7BB9" w14:textId="77777777" w:rsidTr="00F27BAF">
        <w:trPr>
          <w:trHeight w:val="185"/>
        </w:trPr>
        <w:tc>
          <w:tcPr>
            <w:tcW w:w="3413" w:type="dxa"/>
            <w:tcBorders>
              <w:top w:val="single" w:sz="6" w:space="0" w:color="000000" w:themeColor="text1"/>
              <w:bottom w:val="single" w:sz="6" w:space="0" w:color="000000" w:themeColor="text1"/>
              <w:right w:val="single" w:sz="6" w:space="0" w:color="000000" w:themeColor="text1"/>
            </w:tcBorders>
          </w:tcPr>
          <w:p w14:paraId="7C2B7BB7" w14:textId="2AFDEA5C" w:rsidR="001D493C" w:rsidRPr="00563771" w:rsidRDefault="00A918C0" w:rsidP="007D439B">
            <w:pPr>
              <w:pStyle w:val="TableParagraph"/>
              <w:spacing w:before="66" w:line="240" w:lineRule="auto"/>
              <w:rPr>
                <w:rFonts w:cs="Times New Roman"/>
                <w:b/>
                <w:bCs/>
                <w:szCs w:val="24"/>
              </w:rPr>
            </w:pPr>
            <w:r w:rsidRPr="00563771">
              <w:rPr>
                <w:rFonts w:cs="Times New Roman"/>
                <w:b/>
                <w:bCs/>
                <w:szCs w:val="24"/>
              </w:rPr>
              <w:t>Protocol</w:t>
            </w:r>
            <w:r w:rsidRPr="00563771">
              <w:rPr>
                <w:rFonts w:cs="Times New Roman"/>
                <w:b/>
                <w:bCs/>
                <w:spacing w:val="-5"/>
                <w:szCs w:val="24"/>
              </w:rPr>
              <w:t xml:space="preserve"> </w:t>
            </w:r>
            <w:r w:rsidRPr="00563771">
              <w:rPr>
                <w:rFonts w:cs="Times New Roman"/>
                <w:b/>
                <w:bCs/>
                <w:szCs w:val="24"/>
              </w:rPr>
              <w:t>version</w:t>
            </w:r>
            <w:r w:rsidRPr="00563771">
              <w:rPr>
                <w:rFonts w:cs="Times New Roman"/>
                <w:b/>
                <w:bCs/>
                <w:spacing w:val="-4"/>
                <w:szCs w:val="24"/>
              </w:rPr>
              <w:t xml:space="preserve"> </w:t>
            </w:r>
            <w:r w:rsidR="004A59C7">
              <w:rPr>
                <w:rFonts w:cs="Times New Roman"/>
                <w:b/>
                <w:bCs/>
                <w:spacing w:val="-2"/>
                <w:szCs w:val="24"/>
              </w:rPr>
              <w:t>number</w:t>
            </w:r>
          </w:p>
        </w:tc>
        <w:tc>
          <w:tcPr>
            <w:tcW w:w="6175" w:type="dxa"/>
            <w:tcBorders>
              <w:top w:val="single" w:sz="6" w:space="0" w:color="000000" w:themeColor="text1"/>
              <w:left w:val="single" w:sz="6" w:space="0" w:color="000000" w:themeColor="text1"/>
              <w:bottom w:val="single" w:sz="6" w:space="0" w:color="000000" w:themeColor="text1"/>
            </w:tcBorders>
          </w:tcPr>
          <w:p w14:paraId="358C1279" w14:textId="246035A9" w:rsidR="0086516B" w:rsidDel="00C32D8D" w:rsidRDefault="006A4ABD" w:rsidP="007D439B">
            <w:pPr>
              <w:pStyle w:val="TableParagraph"/>
              <w:spacing w:before="39" w:line="240" w:lineRule="auto"/>
              <w:ind w:left="0"/>
              <w:rPr>
                <w:del w:id="31" w:author="Viering, Tammo" w:date="2024-12-19T11:09:00Z" w16du:dateUtc="2024-12-19T10:09:00Z"/>
                <w:rFonts w:cs="Times New Roman"/>
                <w:i/>
                <w:color w:val="339966"/>
                <w:spacing w:val="-4"/>
                <w:szCs w:val="24"/>
              </w:rPr>
            </w:pPr>
            <w:del w:id="32" w:author="Viering, Tammo" w:date="2024-12-19T11:09:00Z" w16du:dateUtc="2024-12-19T10:09:00Z">
              <w:r w:rsidRPr="00563771" w:rsidDel="00C32D8D">
                <w:rPr>
                  <w:rFonts w:cs="Times New Roman"/>
                  <w:i/>
                  <w:color w:val="339966"/>
                  <w:spacing w:val="-4"/>
                  <w:szCs w:val="24"/>
                </w:rPr>
                <w:delText>Protocol version</w:delText>
              </w:r>
              <w:r w:rsidR="00665BCD" w:rsidRPr="00563771" w:rsidDel="00C32D8D">
                <w:rPr>
                  <w:rFonts w:cs="Times New Roman"/>
                  <w:i/>
                  <w:color w:val="339966"/>
                  <w:spacing w:val="-4"/>
                  <w:szCs w:val="24"/>
                </w:rPr>
                <w:delText xml:space="preserve"> number</w:delText>
              </w:r>
              <w:r w:rsidRPr="00563771" w:rsidDel="00C32D8D">
                <w:rPr>
                  <w:rFonts w:cs="Times New Roman"/>
                  <w:i/>
                  <w:color w:val="339966"/>
                  <w:spacing w:val="-4"/>
                  <w:szCs w:val="24"/>
                </w:rPr>
                <w:delText xml:space="preserve"> (eg, version 1.0 for </w:delText>
              </w:r>
              <w:r w:rsidR="00535F40" w:rsidRPr="00563771" w:rsidDel="00C32D8D">
                <w:rPr>
                  <w:rFonts w:cs="Times New Roman"/>
                  <w:i/>
                  <w:color w:val="339966"/>
                  <w:spacing w:val="-4"/>
                  <w:szCs w:val="24"/>
                </w:rPr>
                <w:delText xml:space="preserve">the </w:delText>
              </w:r>
              <w:r w:rsidRPr="00563771" w:rsidDel="00C32D8D">
                <w:rPr>
                  <w:rFonts w:cs="Times New Roman"/>
                  <w:i/>
                  <w:color w:val="339966"/>
                  <w:spacing w:val="-4"/>
                  <w:szCs w:val="24"/>
                </w:rPr>
                <w:delText>approved protocol, version</w:delText>
              </w:r>
              <w:r w:rsidR="009F295E" w:rsidRPr="00563771" w:rsidDel="00C32D8D">
                <w:rPr>
                  <w:rFonts w:cs="Times New Roman"/>
                  <w:i/>
                  <w:color w:val="339966"/>
                  <w:spacing w:val="-4"/>
                  <w:szCs w:val="24"/>
                </w:rPr>
                <w:delText xml:space="preserve"> 1.X for a minor protocol amendment</w:delText>
              </w:r>
              <w:r w:rsidR="003B1AD3" w:rsidRPr="00563771" w:rsidDel="00C32D8D">
                <w:rPr>
                  <w:rFonts w:cs="Times New Roman"/>
                  <w:i/>
                  <w:color w:val="339966"/>
                  <w:spacing w:val="-4"/>
                  <w:szCs w:val="24"/>
                </w:rPr>
                <w:delText xml:space="preserve"> once it has been approved</w:delText>
              </w:r>
              <w:r w:rsidR="0029095B" w:rsidRPr="00563771" w:rsidDel="00C32D8D">
                <w:rPr>
                  <w:rFonts w:cs="Times New Roman"/>
                  <w:i/>
                  <w:color w:val="339966"/>
                  <w:spacing w:val="-4"/>
                  <w:szCs w:val="24"/>
                </w:rPr>
                <w:delText xml:space="preserve"> [as applicable]</w:delText>
              </w:r>
              <w:r w:rsidR="009F295E" w:rsidRPr="00563771" w:rsidDel="00C32D8D">
                <w:rPr>
                  <w:rFonts w:cs="Times New Roman"/>
                  <w:i/>
                  <w:color w:val="339966"/>
                  <w:spacing w:val="-4"/>
                  <w:szCs w:val="24"/>
                </w:rPr>
                <w:delText xml:space="preserve">, version 2.0 for </w:delText>
              </w:r>
              <w:r w:rsidR="003B1AD3" w:rsidRPr="00563771" w:rsidDel="00C32D8D">
                <w:rPr>
                  <w:rFonts w:cs="Times New Roman"/>
                  <w:i/>
                  <w:color w:val="339966"/>
                  <w:spacing w:val="-4"/>
                  <w:szCs w:val="24"/>
                </w:rPr>
                <w:delText>the first</w:delText>
              </w:r>
              <w:r w:rsidR="009F295E" w:rsidRPr="00563771" w:rsidDel="00C32D8D">
                <w:rPr>
                  <w:rFonts w:cs="Times New Roman"/>
                  <w:i/>
                  <w:color w:val="339966"/>
                  <w:spacing w:val="-4"/>
                  <w:szCs w:val="24"/>
                </w:rPr>
                <w:delText xml:space="preserve"> major protocol amendment</w:delText>
              </w:r>
              <w:r w:rsidR="0029095B" w:rsidRPr="00563771" w:rsidDel="00C32D8D">
                <w:rPr>
                  <w:rFonts w:cs="Times New Roman"/>
                  <w:i/>
                  <w:color w:val="339966"/>
                  <w:spacing w:val="-4"/>
                  <w:szCs w:val="24"/>
                </w:rPr>
                <w:delText xml:space="preserve"> [as applicable], etc.</w:delText>
              </w:r>
              <w:r w:rsidR="009F295E" w:rsidRPr="00563771" w:rsidDel="00C32D8D">
                <w:rPr>
                  <w:rFonts w:cs="Times New Roman"/>
                  <w:i/>
                  <w:color w:val="339966"/>
                  <w:spacing w:val="-4"/>
                  <w:szCs w:val="24"/>
                </w:rPr>
                <w:delText>)</w:delText>
              </w:r>
            </w:del>
          </w:p>
          <w:p w14:paraId="7C2B7BB8" w14:textId="277A0C96" w:rsidR="00A50906" w:rsidRPr="00563771" w:rsidRDefault="0086516B" w:rsidP="007D439B">
            <w:pPr>
              <w:spacing w:line="240" w:lineRule="auto"/>
              <w:rPr>
                <w:rFonts w:cs="Times New Roman"/>
                <w:color w:val="339966"/>
                <w:spacing w:val="-4"/>
              </w:rPr>
            </w:pPr>
            <w:r>
              <w:t>Draft 1</w:t>
            </w:r>
            <w:r w:rsidR="000B1E50" w:rsidRPr="00563771" w:rsidDel="00667A7B">
              <w:t xml:space="preserve"> </w:t>
            </w:r>
          </w:p>
        </w:tc>
      </w:tr>
      <w:tr w:rsidR="001D493C" w:rsidRPr="00563771" w14:paraId="7C2B7BBC" w14:textId="77777777" w:rsidTr="00F27BAF">
        <w:trPr>
          <w:trHeight w:val="184"/>
        </w:trPr>
        <w:tc>
          <w:tcPr>
            <w:tcW w:w="3413" w:type="dxa"/>
            <w:tcBorders>
              <w:top w:val="single" w:sz="6" w:space="0" w:color="000000" w:themeColor="text1"/>
              <w:bottom w:val="single" w:sz="6" w:space="0" w:color="000000" w:themeColor="text1"/>
              <w:right w:val="single" w:sz="6" w:space="0" w:color="000000" w:themeColor="text1"/>
            </w:tcBorders>
          </w:tcPr>
          <w:p w14:paraId="7C2B7BBA" w14:textId="77777777" w:rsidR="001D493C" w:rsidRPr="00563771" w:rsidRDefault="00A918C0" w:rsidP="007D439B">
            <w:pPr>
              <w:pStyle w:val="TableParagraph"/>
              <w:spacing w:before="63" w:line="240" w:lineRule="auto"/>
              <w:rPr>
                <w:rFonts w:cs="Times New Roman"/>
                <w:b/>
                <w:szCs w:val="24"/>
              </w:rPr>
            </w:pPr>
            <w:r w:rsidRPr="00563771">
              <w:rPr>
                <w:rFonts w:cs="Times New Roman"/>
                <w:b/>
                <w:szCs w:val="24"/>
              </w:rPr>
              <w:t>Date</w:t>
            </w:r>
            <w:r w:rsidRPr="00563771">
              <w:rPr>
                <w:rFonts w:cs="Times New Roman"/>
                <w:b/>
                <w:spacing w:val="-3"/>
                <w:szCs w:val="24"/>
              </w:rPr>
              <w:t xml:space="preserve"> </w:t>
            </w:r>
            <w:r w:rsidRPr="00563771">
              <w:rPr>
                <w:rFonts w:cs="Times New Roman"/>
                <w:b/>
                <w:szCs w:val="24"/>
              </w:rPr>
              <w:t>of</w:t>
            </w:r>
            <w:r w:rsidRPr="00563771">
              <w:rPr>
                <w:rFonts w:cs="Times New Roman"/>
                <w:b/>
                <w:spacing w:val="-2"/>
                <w:szCs w:val="24"/>
              </w:rPr>
              <w:t xml:space="preserve"> </w:t>
            </w:r>
            <w:r w:rsidRPr="00563771">
              <w:rPr>
                <w:rFonts w:cs="Times New Roman"/>
                <w:b/>
                <w:szCs w:val="24"/>
              </w:rPr>
              <w:t>last</w:t>
            </w:r>
            <w:r w:rsidRPr="00563771">
              <w:rPr>
                <w:rFonts w:cs="Times New Roman"/>
                <w:b/>
                <w:spacing w:val="-2"/>
                <w:szCs w:val="24"/>
              </w:rPr>
              <w:t xml:space="preserve"> </w:t>
            </w:r>
            <w:r w:rsidRPr="00563771">
              <w:rPr>
                <w:rFonts w:cs="Times New Roman"/>
                <w:b/>
                <w:szCs w:val="24"/>
              </w:rPr>
              <w:t>version</w:t>
            </w:r>
            <w:r w:rsidRPr="00563771">
              <w:rPr>
                <w:rFonts w:cs="Times New Roman"/>
                <w:b/>
                <w:spacing w:val="-3"/>
                <w:szCs w:val="24"/>
              </w:rPr>
              <w:t xml:space="preserve"> </w:t>
            </w:r>
            <w:r w:rsidRPr="00563771">
              <w:rPr>
                <w:rFonts w:cs="Times New Roman"/>
                <w:b/>
                <w:szCs w:val="24"/>
              </w:rPr>
              <w:t>of</w:t>
            </w:r>
            <w:r w:rsidRPr="00563771">
              <w:rPr>
                <w:rFonts w:cs="Times New Roman"/>
                <w:b/>
                <w:spacing w:val="-2"/>
                <w:szCs w:val="24"/>
              </w:rPr>
              <w:t xml:space="preserve"> protocol</w:t>
            </w:r>
          </w:p>
        </w:tc>
        <w:tc>
          <w:tcPr>
            <w:tcW w:w="6175" w:type="dxa"/>
            <w:tcBorders>
              <w:top w:val="single" w:sz="6" w:space="0" w:color="000000" w:themeColor="text1"/>
              <w:left w:val="single" w:sz="6" w:space="0" w:color="000000" w:themeColor="text1"/>
              <w:bottom w:val="single" w:sz="6" w:space="0" w:color="000000" w:themeColor="text1"/>
            </w:tcBorders>
          </w:tcPr>
          <w:p w14:paraId="7C2B7BBB" w14:textId="516ABC65" w:rsidR="001D493C" w:rsidRPr="007D439B" w:rsidRDefault="007D439B" w:rsidP="007D439B">
            <w:pPr>
              <w:spacing w:line="240" w:lineRule="auto"/>
            </w:pPr>
            <w:r>
              <w:t>20 December 2024</w:t>
            </w:r>
            <w:r w:rsidRPr="00563771" w:rsidDel="00667A7B">
              <w:t xml:space="preserve"> </w:t>
            </w:r>
            <w:del w:id="33" w:author="Viering, Tammo" w:date="2024-12-19T11:23:00Z" w16du:dateUtc="2024-12-19T10:23:00Z">
              <w:r w:rsidR="00A918C0" w:rsidRPr="00F27BAF" w:rsidDel="007D439B">
                <w:delText>Date</w:delText>
              </w:r>
              <w:r w:rsidR="00A81CC5" w:rsidRPr="00F27BAF" w:rsidDel="007D439B">
                <w:delText xml:space="preserve"> of approval</w:delText>
              </w:r>
            </w:del>
          </w:p>
        </w:tc>
      </w:tr>
      <w:tr w:rsidR="001D493C" w:rsidRPr="00563771" w14:paraId="7C2B7BC2" w14:textId="77777777" w:rsidTr="00F27BAF">
        <w:trPr>
          <w:trHeight w:val="434"/>
        </w:trPr>
        <w:tc>
          <w:tcPr>
            <w:tcW w:w="3413" w:type="dxa"/>
            <w:tcBorders>
              <w:top w:val="single" w:sz="6" w:space="0" w:color="000000" w:themeColor="text1"/>
              <w:bottom w:val="single" w:sz="6" w:space="0" w:color="000000" w:themeColor="text1"/>
              <w:right w:val="single" w:sz="6" w:space="0" w:color="000000" w:themeColor="text1"/>
            </w:tcBorders>
          </w:tcPr>
          <w:p w14:paraId="7C2B7BC0" w14:textId="26B8B848" w:rsidR="001D493C" w:rsidRPr="00563771" w:rsidRDefault="00A918C0" w:rsidP="00F27BAF">
            <w:pPr>
              <w:pStyle w:val="TableParagraph"/>
              <w:spacing w:before="63" w:line="240" w:lineRule="auto"/>
              <w:rPr>
                <w:rFonts w:cs="Times New Roman"/>
                <w:b/>
                <w:bCs/>
                <w:szCs w:val="24"/>
              </w:rPr>
            </w:pPr>
            <w:r w:rsidRPr="00563771">
              <w:rPr>
                <w:rFonts w:cs="Times New Roman"/>
                <w:b/>
                <w:bCs/>
                <w:szCs w:val="24"/>
              </w:rPr>
              <w:t>Active</w:t>
            </w:r>
            <w:r w:rsidRPr="00563771">
              <w:rPr>
                <w:rFonts w:cs="Times New Roman"/>
                <w:b/>
                <w:bCs/>
                <w:spacing w:val="-2"/>
                <w:szCs w:val="24"/>
              </w:rPr>
              <w:t xml:space="preserve"> substance</w:t>
            </w:r>
            <w:r w:rsidR="07FC2AD0" w:rsidRPr="00563771">
              <w:rPr>
                <w:rFonts w:cs="Times New Roman"/>
                <w:b/>
                <w:bCs/>
                <w:spacing w:val="-2"/>
                <w:szCs w:val="24"/>
              </w:rPr>
              <w:t>(s)</w:t>
            </w:r>
          </w:p>
        </w:tc>
        <w:tc>
          <w:tcPr>
            <w:tcW w:w="6175" w:type="dxa"/>
            <w:tcBorders>
              <w:top w:val="single" w:sz="6" w:space="0" w:color="000000" w:themeColor="text1"/>
              <w:left w:val="single" w:sz="6" w:space="0" w:color="000000" w:themeColor="text1"/>
              <w:bottom w:val="single" w:sz="6" w:space="0" w:color="000000" w:themeColor="text1"/>
            </w:tcBorders>
          </w:tcPr>
          <w:p w14:paraId="7C2B7BC1" w14:textId="34253BD0" w:rsidR="001D493C" w:rsidRPr="00F27BAF" w:rsidRDefault="007D439B" w:rsidP="00F27BAF">
            <w:pPr>
              <w:spacing w:line="240" w:lineRule="auto"/>
            </w:pPr>
            <w:r>
              <w:t>NA</w:t>
            </w:r>
            <w:r w:rsidRPr="00F27BAF">
              <w:t xml:space="preserve"> </w:t>
            </w:r>
            <w:del w:id="34" w:author="Viering, Tammo" w:date="2024-12-19T11:23:00Z" w16du:dateUtc="2024-12-19T10:23:00Z">
              <w:r w:rsidR="007D6ADB" w:rsidRPr="00F27BAF" w:rsidDel="007D439B">
                <w:delText>If applicable; li</w:delText>
              </w:r>
              <w:r w:rsidR="00A918C0" w:rsidRPr="00F27BAF" w:rsidDel="007D439B">
                <w:delText>st pharmacotherapeutic group(s) (AT</w:delText>
              </w:r>
              <w:r w:rsidR="709DCCD8" w:rsidRPr="00F27BAF" w:rsidDel="007D439B">
                <w:delText>C</w:delText>
              </w:r>
              <w:r w:rsidR="00A918C0" w:rsidRPr="00F27BAF" w:rsidDel="007D439B">
                <w:delText xml:space="preserve"> codes) and active substance(s) subject to the study</w:delText>
              </w:r>
              <w:r w:rsidR="007D6ADB" w:rsidRPr="00F27BAF" w:rsidDel="007D439B">
                <w:delText>, eg for Nexplanon this is ‘etonogestrel’</w:delText>
              </w:r>
            </w:del>
          </w:p>
        </w:tc>
      </w:tr>
      <w:tr w:rsidR="001D493C" w:rsidRPr="00563771" w14:paraId="7C2B7BC5" w14:textId="77777777" w:rsidTr="00F27BAF">
        <w:trPr>
          <w:trHeight w:val="136"/>
        </w:trPr>
        <w:tc>
          <w:tcPr>
            <w:tcW w:w="3413" w:type="dxa"/>
            <w:tcBorders>
              <w:top w:val="single" w:sz="6" w:space="0" w:color="000000" w:themeColor="text1"/>
              <w:bottom w:val="single" w:sz="6" w:space="0" w:color="000000" w:themeColor="text1"/>
              <w:right w:val="single" w:sz="6" w:space="0" w:color="000000" w:themeColor="text1"/>
            </w:tcBorders>
          </w:tcPr>
          <w:p w14:paraId="7C2B7BC3" w14:textId="11EED6E8" w:rsidR="001D493C" w:rsidRPr="00563771" w:rsidRDefault="00A918C0" w:rsidP="00F27BAF">
            <w:pPr>
              <w:pStyle w:val="TableParagraph"/>
              <w:spacing w:before="63" w:line="240" w:lineRule="auto"/>
              <w:rPr>
                <w:rFonts w:cs="Times New Roman"/>
                <w:b/>
                <w:bCs/>
                <w:szCs w:val="24"/>
              </w:rPr>
            </w:pPr>
            <w:r w:rsidRPr="00563771">
              <w:rPr>
                <w:rFonts w:cs="Times New Roman"/>
                <w:b/>
                <w:bCs/>
                <w:szCs w:val="24"/>
              </w:rPr>
              <w:t>Medicinal</w:t>
            </w:r>
            <w:r w:rsidRPr="00563771">
              <w:rPr>
                <w:rFonts w:cs="Times New Roman"/>
                <w:b/>
                <w:bCs/>
                <w:spacing w:val="-5"/>
                <w:szCs w:val="24"/>
              </w:rPr>
              <w:t xml:space="preserve"> </w:t>
            </w:r>
            <w:r w:rsidRPr="00563771">
              <w:rPr>
                <w:rFonts w:cs="Times New Roman"/>
                <w:b/>
                <w:bCs/>
                <w:spacing w:val="-2"/>
                <w:szCs w:val="24"/>
              </w:rPr>
              <w:t>product</w:t>
            </w:r>
            <w:r w:rsidR="31B84B1E" w:rsidRPr="00563771">
              <w:rPr>
                <w:rFonts w:cs="Times New Roman"/>
                <w:b/>
                <w:bCs/>
                <w:spacing w:val="-2"/>
                <w:szCs w:val="24"/>
              </w:rPr>
              <w:t>(s)</w:t>
            </w:r>
          </w:p>
        </w:tc>
        <w:tc>
          <w:tcPr>
            <w:tcW w:w="6175" w:type="dxa"/>
            <w:tcBorders>
              <w:top w:val="single" w:sz="6" w:space="0" w:color="000000" w:themeColor="text1"/>
              <w:left w:val="single" w:sz="6" w:space="0" w:color="000000" w:themeColor="text1"/>
              <w:bottom w:val="single" w:sz="6" w:space="0" w:color="000000" w:themeColor="text1"/>
            </w:tcBorders>
          </w:tcPr>
          <w:p w14:paraId="7C2B7BC4" w14:textId="49596463" w:rsidR="001D493C" w:rsidRPr="00F27BAF" w:rsidRDefault="007D439B" w:rsidP="00F27BAF">
            <w:pPr>
              <w:spacing w:line="240" w:lineRule="auto"/>
            </w:pPr>
            <w:r>
              <w:t>NA</w:t>
            </w:r>
            <w:r w:rsidRPr="00563771" w:rsidDel="00667A7B">
              <w:t xml:space="preserve"> </w:t>
            </w:r>
            <w:del w:id="35" w:author="Viering, Tammo" w:date="2024-12-19T11:23:00Z" w16du:dateUtc="2024-12-19T10:23:00Z">
              <w:r w:rsidR="007D6ADB" w:rsidRPr="00F27BAF" w:rsidDel="007D439B">
                <w:delText>If applicable; l</w:delText>
              </w:r>
              <w:r w:rsidR="00A918C0" w:rsidRPr="00F27BAF" w:rsidDel="007D439B">
                <w:delText xml:space="preserve">ist </w:delText>
              </w:r>
              <w:r w:rsidR="007D6ADB" w:rsidRPr="00F27BAF" w:rsidDel="007D439B">
                <w:delText>product if study is a product-specific study</w:delText>
              </w:r>
              <w:r w:rsidR="003E59FE" w:rsidRPr="00F27BAF" w:rsidDel="007D439B">
                <w:delText xml:space="preserve"> (eg, Nexplanon)</w:delText>
              </w:r>
            </w:del>
          </w:p>
        </w:tc>
      </w:tr>
      <w:tr w:rsidR="001D493C" w:rsidRPr="00563771" w14:paraId="7C2B7BCE" w14:textId="77777777" w:rsidTr="00F27BAF">
        <w:trPr>
          <w:trHeight w:val="269"/>
        </w:trPr>
        <w:tc>
          <w:tcPr>
            <w:tcW w:w="3413" w:type="dxa"/>
            <w:tcBorders>
              <w:top w:val="single" w:sz="6" w:space="0" w:color="000000" w:themeColor="text1"/>
              <w:bottom w:val="single" w:sz="6" w:space="0" w:color="000000" w:themeColor="text1"/>
              <w:right w:val="single" w:sz="6" w:space="0" w:color="000000" w:themeColor="text1"/>
            </w:tcBorders>
          </w:tcPr>
          <w:p w14:paraId="7C2B7BCC" w14:textId="3195D24C" w:rsidR="001D493C" w:rsidRPr="00563771" w:rsidRDefault="00A918C0" w:rsidP="00F27BAF">
            <w:pPr>
              <w:pStyle w:val="TableParagraph"/>
              <w:spacing w:before="63" w:line="240" w:lineRule="auto"/>
              <w:ind w:right="811"/>
              <w:rPr>
                <w:rFonts w:cs="Times New Roman"/>
                <w:b/>
                <w:bCs/>
                <w:szCs w:val="24"/>
              </w:rPr>
            </w:pPr>
            <w:r w:rsidRPr="00563771">
              <w:rPr>
                <w:rFonts w:cs="Times New Roman"/>
                <w:b/>
                <w:bCs/>
                <w:szCs w:val="24"/>
              </w:rPr>
              <w:t>Marketing</w:t>
            </w:r>
            <w:r w:rsidRPr="00563771">
              <w:rPr>
                <w:rFonts w:cs="Times New Roman"/>
                <w:b/>
                <w:bCs/>
                <w:spacing w:val="-16"/>
                <w:szCs w:val="24"/>
              </w:rPr>
              <w:t xml:space="preserve"> </w:t>
            </w:r>
            <w:r w:rsidR="34265070" w:rsidRPr="00563771">
              <w:rPr>
                <w:rFonts w:cs="Times New Roman"/>
                <w:b/>
                <w:bCs/>
                <w:szCs w:val="24"/>
              </w:rPr>
              <w:lastRenderedPageBreak/>
              <w:t>authorization</w:t>
            </w:r>
            <w:r w:rsidRPr="00563771">
              <w:rPr>
                <w:rFonts w:cs="Times New Roman"/>
                <w:b/>
                <w:bCs/>
                <w:szCs w:val="24"/>
              </w:rPr>
              <w:t xml:space="preserve"> </w:t>
            </w:r>
            <w:r w:rsidRPr="00563771">
              <w:rPr>
                <w:rFonts w:cs="Times New Roman"/>
                <w:b/>
                <w:bCs/>
                <w:spacing w:val="-2"/>
                <w:szCs w:val="24"/>
              </w:rPr>
              <w:t>holder(s)</w:t>
            </w:r>
          </w:p>
        </w:tc>
        <w:tc>
          <w:tcPr>
            <w:tcW w:w="6175" w:type="dxa"/>
            <w:tcBorders>
              <w:top w:val="single" w:sz="6" w:space="0" w:color="000000" w:themeColor="text1"/>
              <w:left w:val="single" w:sz="6" w:space="0" w:color="000000" w:themeColor="text1"/>
              <w:bottom w:val="single" w:sz="6" w:space="0" w:color="000000" w:themeColor="text1"/>
            </w:tcBorders>
          </w:tcPr>
          <w:p w14:paraId="7C2B7BCD" w14:textId="0EE9F460" w:rsidR="001D493C" w:rsidRPr="00F27BAF" w:rsidRDefault="007D439B" w:rsidP="00F27BAF">
            <w:pPr>
              <w:spacing w:line="240" w:lineRule="auto"/>
            </w:pPr>
            <w:r>
              <w:rPr>
                <w:rFonts w:cs="Times New Roman"/>
                <w:highlight w:val="yellow"/>
              </w:rPr>
              <w:lastRenderedPageBreak/>
              <w:t>…</w:t>
            </w:r>
            <w:r w:rsidRPr="00563771" w:rsidDel="00667A7B">
              <w:t xml:space="preserve"> </w:t>
            </w:r>
            <w:del w:id="36" w:author="Viering, Tammo" w:date="2024-12-19T11:23:00Z" w16du:dateUtc="2024-12-19T10:23:00Z">
              <w:r w:rsidR="00A918C0" w:rsidRPr="00F27BAF" w:rsidDel="007D439B">
                <w:delText xml:space="preserve">Marketing </w:delText>
              </w:r>
              <w:r w:rsidR="007D6ADB" w:rsidRPr="00F27BAF" w:rsidDel="007D439B">
                <w:delText>authorization</w:delText>
              </w:r>
              <w:r w:rsidR="00A918C0" w:rsidRPr="00F27BAF" w:rsidDel="007D439B">
                <w:delText xml:space="preserve"> holder(s) which initiate(s), </w:delText>
              </w:r>
              <w:r w:rsidR="00A918C0" w:rsidRPr="00F27BAF" w:rsidDel="007D439B">
                <w:lastRenderedPageBreak/>
                <w:delText>manage(s) or finance(s) the study</w:delText>
              </w:r>
              <w:r w:rsidR="007D6ADB" w:rsidRPr="00F27BAF" w:rsidDel="007D439B">
                <w:delText xml:space="preserve"> (eg, Organon)</w:delText>
              </w:r>
            </w:del>
          </w:p>
        </w:tc>
      </w:tr>
      <w:tr w:rsidR="001D493C" w:rsidRPr="00563771" w14:paraId="7C2B7BD4" w14:textId="77777777" w:rsidTr="00F27BAF">
        <w:trPr>
          <w:trHeight w:val="309"/>
        </w:trPr>
        <w:tc>
          <w:tcPr>
            <w:tcW w:w="3413" w:type="dxa"/>
            <w:tcBorders>
              <w:top w:val="single" w:sz="6" w:space="0" w:color="000000" w:themeColor="text1"/>
              <w:bottom w:val="single" w:sz="6" w:space="0" w:color="000000" w:themeColor="text1"/>
              <w:right w:val="single" w:sz="6" w:space="0" w:color="000000" w:themeColor="text1"/>
            </w:tcBorders>
          </w:tcPr>
          <w:p w14:paraId="7C2B7BD2" w14:textId="7363AC14" w:rsidR="001D493C" w:rsidRPr="00563771" w:rsidRDefault="00A918C0" w:rsidP="00F27BAF">
            <w:pPr>
              <w:pStyle w:val="TableParagraph"/>
              <w:spacing w:before="61" w:line="240" w:lineRule="auto"/>
              <w:jc w:val="left"/>
              <w:rPr>
                <w:rFonts w:cs="Times New Roman"/>
                <w:b/>
                <w:bCs/>
                <w:szCs w:val="24"/>
              </w:rPr>
            </w:pPr>
            <w:r w:rsidRPr="00563771">
              <w:rPr>
                <w:rFonts w:cs="Times New Roman"/>
                <w:b/>
                <w:bCs/>
                <w:szCs w:val="24"/>
              </w:rPr>
              <w:lastRenderedPageBreak/>
              <w:t>Research</w:t>
            </w:r>
            <w:r w:rsidRPr="00563771">
              <w:rPr>
                <w:rFonts w:cs="Times New Roman"/>
                <w:b/>
                <w:bCs/>
                <w:spacing w:val="-16"/>
                <w:szCs w:val="24"/>
              </w:rPr>
              <w:t xml:space="preserve"> </w:t>
            </w:r>
            <w:r w:rsidRPr="00563771">
              <w:rPr>
                <w:rFonts w:cs="Times New Roman"/>
                <w:b/>
                <w:bCs/>
                <w:szCs w:val="24"/>
              </w:rPr>
              <w:t>question</w:t>
            </w:r>
            <w:r w:rsidR="04C1C311" w:rsidRPr="00563771">
              <w:rPr>
                <w:rFonts w:cs="Times New Roman"/>
                <w:b/>
                <w:bCs/>
                <w:szCs w:val="24"/>
              </w:rPr>
              <w:t>(s)</w:t>
            </w:r>
            <w:r w:rsidRPr="00563771">
              <w:rPr>
                <w:rFonts w:cs="Times New Roman"/>
                <w:b/>
                <w:bCs/>
                <w:spacing w:val="-15"/>
                <w:szCs w:val="24"/>
              </w:rPr>
              <w:t xml:space="preserve"> </w:t>
            </w:r>
            <w:r w:rsidRPr="00563771">
              <w:rPr>
                <w:rFonts w:cs="Times New Roman"/>
                <w:b/>
                <w:bCs/>
                <w:szCs w:val="24"/>
              </w:rPr>
              <w:t xml:space="preserve">and </w:t>
            </w:r>
            <w:r w:rsidRPr="00563771">
              <w:rPr>
                <w:rFonts w:cs="Times New Roman"/>
                <w:b/>
                <w:bCs/>
                <w:spacing w:val="-2"/>
                <w:szCs w:val="24"/>
              </w:rPr>
              <w:t>objective</w:t>
            </w:r>
            <w:r w:rsidR="3D0011DE" w:rsidRPr="00563771">
              <w:rPr>
                <w:rFonts w:cs="Times New Roman"/>
                <w:b/>
                <w:bCs/>
                <w:spacing w:val="-2"/>
                <w:szCs w:val="24"/>
              </w:rPr>
              <w:t>(</w:t>
            </w:r>
            <w:r w:rsidRPr="00563771">
              <w:rPr>
                <w:rFonts w:cs="Times New Roman"/>
                <w:b/>
                <w:bCs/>
                <w:spacing w:val="-2"/>
                <w:szCs w:val="24"/>
              </w:rPr>
              <w:t>s</w:t>
            </w:r>
            <w:r w:rsidR="7B1D7EA3" w:rsidRPr="00563771">
              <w:rPr>
                <w:rFonts w:cs="Times New Roman"/>
                <w:b/>
                <w:bCs/>
                <w:spacing w:val="-2"/>
                <w:szCs w:val="24"/>
              </w:rPr>
              <w:t>)</w:t>
            </w:r>
          </w:p>
        </w:tc>
        <w:tc>
          <w:tcPr>
            <w:tcW w:w="6175" w:type="dxa"/>
            <w:tcBorders>
              <w:top w:val="single" w:sz="6" w:space="0" w:color="000000" w:themeColor="text1"/>
              <w:left w:val="single" w:sz="6" w:space="0" w:color="000000" w:themeColor="text1"/>
              <w:bottom w:val="single" w:sz="6" w:space="0" w:color="000000" w:themeColor="text1"/>
            </w:tcBorders>
          </w:tcPr>
          <w:p w14:paraId="3BCFF549" w14:textId="07EF7BBF" w:rsidR="001D493C" w:rsidDel="001C41D7" w:rsidRDefault="00F85C6A" w:rsidP="007D439B">
            <w:pPr>
              <w:pStyle w:val="TableParagraph"/>
              <w:spacing w:before="35" w:after="0" w:line="240" w:lineRule="auto"/>
              <w:ind w:left="102"/>
              <w:rPr>
                <w:del w:id="37" w:author="Viering, Tammo" w:date="2024-12-19T11:19:00Z" w16du:dateUtc="2024-12-19T10:19:00Z"/>
                <w:rFonts w:cs="Times New Roman"/>
                <w:i/>
                <w:color w:val="339966"/>
                <w:spacing w:val="-2"/>
                <w:szCs w:val="24"/>
              </w:rPr>
            </w:pPr>
            <w:del w:id="38" w:author="Viering, Tammo" w:date="2024-12-19T11:19:00Z" w16du:dateUtc="2024-12-19T10:19:00Z">
              <w:r w:rsidRPr="00563771" w:rsidDel="001C41D7">
                <w:rPr>
                  <w:rFonts w:cs="Times New Roman"/>
                  <w:i/>
                  <w:color w:val="339966"/>
                  <w:szCs w:val="24"/>
                </w:rPr>
                <w:delText>Clear and concise summary</w:delText>
              </w:r>
              <w:r w:rsidRPr="00563771" w:rsidDel="001C41D7">
                <w:rPr>
                  <w:rFonts w:cs="Times New Roman"/>
                  <w:i/>
                  <w:color w:val="339966"/>
                  <w:spacing w:val="-6"/>
                  <w:szCs w:val="24"/>
                </w:rPr>
                <w:delText xml:space="preserve"> </w:delText>
              </w:r>
              <w:r w:rsidR="00A918C0" w:rsidRPr="00563771" w:rsidDel="001C41D7">
                <w:rPr>
                  <w:rFonts w:cs="Times New Roman"/>
                  <w:i/>
                  <w:color w:val="339966"/>
                  <w:szCs w:val="24"/>
                </w:rPr>
                <w:delText>of</w:delText>
              </w:r>
              <w:r w:rsidR="00A918C0" w:rsidRPr="00563771" w:rsidDel="001C41D7">
                <w:rPr>
                  <w:rFonts w:cs="Times New Roman"/>
                  <w:i/>
                  <w:color w:val="339966"/>
                  <w:spacing w:val="-6"/>
                  <w:szCs w:val="24"/>
                </w:rPr>
                <w:delText xml:space="preserve"> </w:delText>
              </w:r>
              <w:r w:rsidR="00A918C0" w:rsidRPr="00563771" w:rsidDel="001C41D7">
                <w:rPr>
                  <w:rFonts w:cs="Times New Roman"/>
                  <w:i/>
                  <w:color w:val="339966"/>
                  <w:szCs w:val="24"/>
                </w:rPr>
                <w:delText>the</w:delText>
              </w:r>
              <w:r w:rsidR="00A918C0" w:rsidRPr="00563771" w:rsidDel="001C41D7">
                <w:rPr>
                  <w:rFonts w:cs="Times New Roman"/>
                  <w:i/>
                  <w:color w:val="339966"/>
                  <w:spacing w:val="-6"/>
                  <w:szCs w:val="24"/>
                </w:rPr>
                <w:delText xml:space="preserve"> </w:delText>
              </w:r>
              <w:r w:rsidR="00A918C0" w:rsidRPr="00563771" w:rsidDel="001C41D7">
                <w:rPr>
                  <w:rFonts w:cs="Times New Roman"/>
                  <w:i/>
                  <w:color w:val="339966"/>
                  <w:szCs w:val="24"/>
                </w:rPr>
                <w:delText>research</w:delText>
              </w:r>
              <w:r w:rsidR="00A918C0" w:rsidRPr="00563771" w:rsidDel="001C41D7">
                <w:rPr>
                  <w:rFonts w:cs="Times New Roman"/>
                  <w:i/>
                  <w:color w:val="339966"/>
                  <w:spacing w:val="-6"/>
                  <w:szCs w:val="24"/>
                </w:rPr>
                <w:delText xml:space="preserve"> </w:delText>
              </w:r>
              <w:r w:rsidR="00A918C0" w:rsidRPr="00563771" w:rsidDel="001C41D7">
                <w:rPr>
                  <w:rFonts w:cs="Times New Roman"/>
                  <w:i/>
                  <w:color w:val="339966"/>
                  <w:szCs w:val="24"/>
                </w:rPr>
                <w:delText>question</w:delText>
              </w:r>
              <w:r w:rsidR="00A918C0" w:rsidRPr="00563771" w:rsidDel="001C41D7">
                <w:rPr>
                  <w:rFonts w:cs="Times New Roman"/>
                  <w:i/>
                  <w:color w:val="339966"/>
                  <w:spacing w:val="-6"/>
                  <w:szCs w:val="24"/>
                </w:rPr>
                <w:delText xml:space="preserve"> </w:delText>
              </w:r>
              <w:r w:rsidR="00A918C0" w:rsidRPr="00563771" w:rsidDel="001C41D7">
                <w:rPr>
                  <w:rFonts w:cs="Times New Roman"/>
                  <w:i/>
                  <w:color w:val="339966"/>
                  <w:szCs w:val="24"/>
                </w:rPr>
                <w:delText>and</w:delText>
              </w:r>
              <w:r w:rsidR="00A918C0" w:rsidRPr="00563771" w:rsidDel="001C41D7">
                <w:rPr>
                  <w:rFonts w:cs="Times New Roman"/>
                  <w:i/>
                  <w:color w:val="339966"/>
                  <w:spacing w:val="-6"/>
                  <w:szCs w:val="24"/>
                </w:rPr>
                <w:delText xml:space="preserve"> </w:delText>
              </w:r>
              <w:r w:rsidR="00A918C0" w:rsidRPr="00563771" w:rsidDel="001C41D7">
                <w:rPr>
                  <w:rFonts w:cs="Times New Roman"/>
                  <w:i/>
                  <w:color w:val="339966"/>
                  <w:szCs w:val="24"/>
                </w:rPr>
                <w:delText xml:space="preserve">main </w:delText>
              </w:r>
              <w:r w:rsidR="00A918C0" w:rsidRPr="00563771" w:rsidDel="001C41D7">
                <w:rPr>
                  <w:rFonts w:cs="Times New Roman"/>
                  <w:i/>
                  <w:color w:val="339966"/>
                  <w:spacing w:val="-2"/>
                  <w:szCs w:val="24"/>
                </w:rPr>
                <w:delText>objective</w:delText>
              </w:r>
              <w:r w:rsidRPr="00563771" w:rsidDel="001C41D7">
                <w:rPr>
                  <w:rFonts w:cs="Times New Roman"/>
                  <w:i/>
                  <w:color w:val="339966"/>
                  <w:spacing w:val="-2"/>
                  <w:szCs w:val="24"/>
                </w:rPr>
                <w:delText>(</w:delText>
              </w:r>
              <w:r w:rsidR="00A918C0" w:rsidRPr="00563771" w:rsidDel="001C41D7">
                <w:rPr>
                  <w:rFonts w:cs="Times New Roman"/>
                  <w:i/>
                  <w:color w:val="339966"/>
                  <w:spacing w:val="-2"/>
                  <w:szCs w:val="24"/>
                </w:rPr>
                <w:delText>s</w:delText>
              </w:r>
              <w:r w:rsidRPr="00563771" w:rsidDel="001C41D7">
                <w:rPr>
                  <w:rFonts w:cs="Times New Roman"/>
                  <w:i/>
                  <w:color w:val="339966"/>
                  <w:spacing w:val="-2"/>
                  <w:szCs w:val="24"/>
                </w:rPr>
                <w:delText>)</w:delText>
              </w:r>
            </w:del>
          </w:p>
          <w:p w14:paraId="5361EFCC" w14:textId="59B7AB05" w:rsidR="001C41D7" w:rsidRDefault="001C41D7" w:rsidP="007D439B">
            <w:pPr>
              <w:spacing w:after="0" w:line="240" w:lineRule="auto"/>
            </w:pPr>
            <w:r w:rsidRPr="00631807">
              <w:t xml:space="preserve">The </w:t>
            </w:r>
            <w:del w:id="39" w:author="Chu, Paula" w:date="2025-09-03T11:33:00Z" w16du:dateUtc="2025-09-03T09:33:00Z">
              <w:r w:rsidDel="00CF37AC">
                <w:delText xml:space="preserve">primary </w:delText>
              </w:r>
            </w:del>
            <w:r w:rsidRPr="00631807">
              <w:t>objectives of this study are:</w:t>
            </w:r>
          </w:p>
          <w:p w14:paraId="6F395354" w14:textId="3452D945" w:rsidR="001C41D7" w:rsidRDefault="001C41D7" w:rsidP="007D439B">
            <w:pPr>
              <w:pStyle w:val="ListParagraph"/>
              <w:numPr>
                <w:ilvl w:val="0"/>
                <w:numId w:val="5"/>
              </w:numPr>
              <w:spacing w:after="0" w:line="240" w:lineRule="auto"/>
              <w:ind w:left="584" w:hanging="357"/>
              <w:rPr>
                <w:rFonts w:ascii="Times New Roman" w:eastAsia="Courier New" w:hAnsi="Times New Roman" w:cs="Courier New"/>
              </w:rPr>
            </w:pPr>
            <w:r>
              <w:rPr>
                <w:rFonts w:ascii="Times New Roman" w:eastAsia="Courier New" w:hAnsi="Times New Roman" w:cs="Courier New"/>
              </w:rPr>
              <w:t xml:space="preserve">To assess the number of GP visits </w:t>
            </w:r>
            <w:r w:rsidRPr="00C334C7">
              <w:rPr>
                <w:rFonts w:ascii="Times New Roman" w:eastAsia="Courier New" w:hAnsi="Times New Roman" w:cs="Courier New"/>
              </w:rPr>
              <w:t xml:space="preserve">of </w:t>
            </w:r>
            <w:r>
              <w:rPr>
                <w:rFonts w:ascii="Times New Roman" w:eastAsia="Courier New" w:hAnsi="Times New Roman" w:cs="Courier New"/>
              </w:rPr>
              <w:t xml:space="preserve">headache disorder </w:t>
            </w:r>
            <w:r w:rsidRPr="00971227">
              <w:rPr>
                <w:rFonts w:ascii="Times New Roman" w:eastAsia="Courier New" w:hAnsi="Times New Roman" w:cs="Courier New"/>
              </w:rPr>
              <w:t>patients</w:t>
            </w:r>
            <w:r w:rsidR="009D0B41">
              <w:rPr>
                <w:rFonts w:ascii="Times New Roman" w:eastAsia="Courier New" w:hAnsi="Times New Roman" w:cs="Courier New"/>
              </w:rPr>
              <w:t xml:space="preserve"> (cohort 1)</w:t>
            </w:r>
          </w:p>
          <w:p w14:paraId="0E6BC2C9" w14:textId="08DEEA7D" w:rsidR="001C41D7" w:rsidRDefault="001C41D7" w:rsidP="001609B3">
            <w:pPr>
              <w:pStyle w:val="ListParagraph"/>
              <w:numPr>
                <w:ilvl w:val="0"/>
                <w:numId w:val="5"/>
              </w:numPr>
              <w:spacing w:after="0" w:line="240" w:lineRule="auto"/>
              <w:ind w:left="584" w:hanging="357"/>
              <w:rPr>
                <w:rFonts w:ascii="Times New Roman" w:eastAsia="Courier New" w:hAnsi="Times New Roman" w:cs="Courier New"/>
              </w:rPr>
            </w:pPr>
            <w:r w:rsidRPr="00971227">
              <w:rPr>
                <w:rFonts w:ascii="Times New Roman" w:eastAsia="Courier New" w:hAnsi="Times New Roman" w:cs="Courier New"/>
              </w:rPr>
              <w:t xml:space="preserve">To assess referral patterns of </w:t>
            </w:r>
            <w:r>
              <w:rPr>
                <w:rFonts w:ascii="Times New Roman" w:eastAsia="Courier New" w:hAnsi="Times New Roman" w:cs="Courier New"/>
              </w:rPr>
              <w:t xml:space="preserve">headache disorder </w:t>
            </w:r>
            <w:r w:rsidRPr="00971227">
              <w:rPr>
                <w:rFonts w:ascii="Times New Roman" w:eastAsia="Courier New" w:hAnsi="Times New Roman" w:cs="Courier New"/>
              </w:rPr>
              <w:t xml:space="preserve">patients </w:t>
            </w:r>
            <w:r>
              <w:rPr>
                <w:rFonts w:ascii="Times New Roman" w:eastAsia="Courier New" w:hAnsi="Times New Roman" w:cs="Courier New"/>
              </w:rPr>
              <w:t>in</w:t>
            </w:r>
            <w:r w:rsidRPr="00971227">
              <w:rPr>
                <w:rFonts w:ascii="Times New Roman" w:eastAsia="Courier New" w:hAnsi="Times New Roman" w:cs="Courier New"/>
              </w:rPr>
              <w:t xml:space="preserve"> primary care</w:t>
            </w:r>
            <w:r>
              <w:rPr>
                <w:rFonts w:ascii="Times New Roman" w:eastAsia="Courier New" w:hAnsi="Times New Roman" w:cs="Courier New"/>
              </w:rPr>
              <w:t xml:space="preserve"> treatment</w:t>
            </w:r>
            <w:r w:rsidR="009D0B41">
              <w:rPr>
                <w:rFonts w:ascii="Times New Roman" w:eastAsia="Courier New" w:hAnsi="Times New Roman" w:cs="Courier New"/>
              </w:rPr>
              <w:t xml:space="preserve"> (cohort 1)</w:t>
            </w:r>
          </w:p>
          <w:p w14:paraId="7C2B7BD3" w14:textId="4B317A37" w:rsidR="009D0B41" w:rsidRPr="001609B3" w:rsidRDefault="009D0B41" w:rsidP="001609B3">
            <w:pPr>
              <w:pStyle w:val="ListParagraph"/>
              <w:numPr>
                <w:ilvl w:val="0"/>
                <w:numId w:val="5"/>
              </w:numPr>
              <w:spacing w:after="0" w:line="240" w:lineRule="auto"/>
              <w:ind w:left="584" w:hanging="357"/>
              <w:rPr>
                <w:rFonts w:ascii="Times New Roman" w:eastAsia="Courier New" w:hAnsi="Times New Roman" w:cs="Courier New"/>
              </w:rPr>
            </w:pPr>
            <w:r>
              <w:rPr>
                <w:rFonts w:ascii="Times New Roman" w:eastAsia="Courier New" w:hAnsi="Times New Roman" w:cs="Courier New"/>
              </w:rPr>
              <w:t>Compare healthcare utilization between headache disorder patients (cohort 1) and patients with no recorded history of headache disorder diagnoses (cohort 2)</w:t>
            </w:r>
          </w:p>
        </w:tc>
      </w:tr>
      <w:tr w:rsidR="001D493C" w:rsidRPr="00563771" w14:paraId="7C2B7BD7" w14:textId="77777777" w:rsidTr="00F27BAF">
        <w:trPr>
          <w:trHeight w:val="169"/>
        </w:trPr>
        <w:tc>
          <w:tcPr>
            <w:tcW w:w="3413" w:type="dxa"/>
            <w:tcBorders>
              <w:top w:val="single" w:sz="6" w:space="0" w:color="000000" w:themeColor="text1"/>
              <w:bottom w:val="single" w:sz="6" w:space="0" w:color="000000" w:themeColor="text1"/>
              <w:right w:val="single" w:sz="6" w:space="0" w:color="000000" w:themeColor="text1"/>
            </w:tcBorders>
          </w:tcPr>
          <w:p w14:paraId="7C2B7BD5" w14:textId="48A23E8E" w:rsidR="001D493C" w:rsidRPr="00563771" w:rsidRDefault="00A918C0" w:rsidP="00F27BAF">
            <w:pPr>
              <w:pStyle w:val="TableParagraph"/>
              <w:spacing w:before="63" w:line="240" w:lineRule="auto"/>
              <w:rPr>
                <w:rFonts w:cs="Times New Roman"/>
                <w:b/>
                <w:szCs w:val="24"/>
              </w:rPr>
            </w:pPr>
            <w:r w:rsidRPr="00563771">
              <w:rPr>
                <w:rFonts w:cs="Times New Roman"/>
                <w:b/>
                <w:szCs w:val="24"/>
              </w:rPr>
              <w:t>Country</w:t>
            </w:r>
            <w:r w:rsidR="008A74BE">
              <w:rPr>
                <w:rFonts w:cs="Times New Roman"/>
                <w:b/>
                <w:szCs w:val="24"/>
              </w:rPr>
              <w:t xml:space="preserve"> </w:t>
            </w:r>
            <w:r w:rsidRPr="00563771">
              <w:rPr>
                <w:rFonts w:cs="Times New Roman"/>
                <w:b/>
                <w:szCs w:val="24"/>
              </w:rPr>
              <w:t>of</w:t>
            </w:r>
            <w:r w:rsidRPr="00563771">
              <w:rPr>
                <w:rFonts w:cs="Times New Roman"/>
                <w:b/>
                <w:spacing w:val="-3"/>
                <w:szCs w:val="24"/>
              </w:rPr>
              <w:t xml:space="preserve"> </w:t>
            </w:r>
            <w:r w:rsidRPr="00563771">
              <w:rPr>
                <w:rFonts w:cs="Times New Roman"/>
                <w:b/>
                <w:spacing w:val="-2"/>
                <w:szCs w:val="24"/>
              </w:rPr>
              <w:t>study</w:t>
            </w:r>
          </w:p>
        </w:tc>
        <w:tc>
          <w:tcPr>
            <w:tcW w:w="6175" w:type="dxa"/>
            <w:tcBorders>
              <w:top w:val="single" w:sz="6" w:space="0" w:color="000000" w:themeColor="text1"/>
              <w:left w:val="single" w:sz="6" w:space="0" w:color="000000" w:themeColor="text1"/>
              <w:bottom w:val="single" w:sz="6" w:space="0" w:color="000000" w:themeColor="text1"/>
            </w:tcBorders>
          </w:tcPr>
          <w:p w14:paraId="39AAF6E3" w14:textId="6BEB3815" w:rsidR="001D493C" w:rsidDel="008A74BE" w:rsidRDefault="00A918C0" w:rsidP="00F27BAF">
            <w:pPr>
              <w:pStyle w:val="TableParagraph"/>
              <w:spacing w:before="35" w:line="240" w:lineRule="auto"/>
              <w:ind w:left="102"/>
              <w:rPr>
                <w:del w:id="40" w:author="Viering, Tammo" w:date="2024-12-19T11:09:00Z" w16du:dateUtc="2024-12-19T10:09:00Z"/>
                <w:rFonts w:cs="Times New Roman"/>
                <w:i/>
                <w:iCs/>
                <w:color w:val="339966"/>
                <w:szCs w:val="24"/>
              </w:rPr>
            </w:pPr>
            <w:del w:id="41" w:author="Viering, Tammo" w:date="2024-12-19T11:09:00Z" w16du:dateUtc="2024-12-19T10:09:00Z">
              <w:r w:rsidRPr="00563771" w:rsidDel="008A74BE">
                <w:rPr>
                  <w:rFonts w:cs="Times New Roman"/>
                  <w:i/>
                  <w:iCs/>
                  <w:color w:val="339966"/>
                  <w:szCs w:val="24"/>
                </w:rPr>
                <w:delText>List</w:delText>
              </w:r>
              <w:r w:rsidRPr="00563771" w:rsidDel="008A74BE">
                <w:rPr>
                  <w:rFonts w:cs="Times New Roman"/>
                  <w:i/>
                  <w:iCs/>
                  <w:color w:val="339966"/>
                  <w:spacing w:val="-5"/>
                  <w:szCs w:val="24"/>
                </w:rPr>
                <w:delText xml:space="preserve"> </w:delText>
              </w:r>
              <w:r w:rsidRPr="00563771" w:rsidDel="008A74BE">
                <w:rPr>
                  <w:rFonts w:cs="Times New Roman"/>
                  <w:i/>
                  <w:iCs/>
                  <w:color w:val="339966"/>
                  <w:szCs w:val="24"/>
                </w:rPr>
                <w:delText>of</w:delText>
              </w:r>
              <w:r w:rsidRPr="00563771" w:rsidDel="008A74BE">
                <w:rPr>
                  <w:rFonts w:cs="Times New Roman"/>
                  <w:i/>
                  <w:iCs/>
                  <w:color w:val="339966"/>
                  <w:spacing w:val="-5"/>
                  <w:szCs w:val="24"/>
                </w:rPr>
                <w:delText xml:space="preserve"> </w:delText>
              </w:r>
              <w:r w:rsidRPr="00563771" w:rsidDel="008A74BE">
                <w:rPr>
                  <w:rFonts w:cs="Times New Roman"/>
                  <w:i/>
                  <w:iCs/>
                  <w:color w:val="339966"/>
                  <w:szCs w:val="24"/>
                </w:rPr>
                <w:delText>countries</w:delText>
              </w:r>
              <w:r w:rsidRPr="00563771" w:rsidDel="008A74BE">
                <w:rPr>
                  <w:rFonts w:cs="Times New Roman"/>
                  <w:i/>
                  <w:iCs/>
                  <w:color w:val="339966"/>
                  <w:spacing w:val="-5"/>
                  <w:szCs w:val="24"/>
                </w:rPr>
                <w:delText xml:space="preserve"> </w:delText>
              </w:r>
              <w:r w:rsidRPr="00563771" w:rsidDel="008A74BE">
                <w:rPr>
                  <w:rFonts w:cs="Times New Roman"/>
                  <w:i/>
                  <w:iCs/>
                  <w:color w:val="339966"/>
                  <w:szCs w:val="24"/>
                </w:rPr>
                <w:delText>where</w:delText>
              </w:r>
              <w:r w:rsidRPr="00563771" w:rsidDel="008A74BE">
                <w:rPr>
                  <w:rFonts w:cs="Times New Roman"/>
                  <w:i/>
                  <w:iCs/>
                  <w:color w:val="339966"/>
                  <w:spacing w:val="-5"/>
                  <w:szCs w:val="24"/>
                </w:rPr>
                <w:delText xml:space="preserve"> </w:delText>
              </w:r>
              <w:r w:rsidRPr="00563771" w:rsidDel="008A74BE">
                <w:rPr>
                  <w:rFonts w:cs="Times New Roman"/>
                  <w:i/>
                  <w:iCs/>
                  <w:color w:val="339966"/>
                  <w:szCs w:val="24"/>
                </w:rPr>
                <w:delText>the</w:delText>
              </w:r>
              <w:r w:rsidRPr="00563771" w:rsidDel="008A74BE">
                <w:rPr>
                  <w:rFonts w:cs="Times New Roman"/>
                  <w:i/>
                  <w:iCs/>
                  <w:color w:val="339966"/>
                  <w:spacing w:val="-5"/>
                  <w:szCs w:val="24"/>
                </w:rPr>
                <w:delText xml:space="preserve"> </w:delText>
              </w:r>
              <w:r w:rsidRPr="00563771" w:rsidDel="008A74BE">
                <w:rPr>
                  <w:rFonts w:cs="Times New Roman"/>
                  <w:i/>
                  <w:iCs/>
                  <w:color w:val="339966"/>
                  <w:szCs w:val="24"/>
                </w:rPr>
                <w:delText>study</w:delText>
              </w:r>
              <w:r w:rsidRPr="00563771" w:rsidDel="008A74BE">
                <w:rPr>
                  <w:rFonts w:cs="Times New Roman"/>
                  <w:i/>
                  <w:iCs/>
                  <w:color w:val="339966"/>
                  <w:spacing w:val="-5"/>
                  <w:szCs w:val="24"/>
                </w:rPr>
                <w:delText xml:space="preserve"> </w:delText>
              </w:r>
              <w:r w:rsidR="00BD4421" w:rsidRPr="00563771" w:rsidDel="008A74BE">
                <w:rPr>
                  <w:rFonts w:cs="Times New Roman"/>
                  <w:i/>
                  <w:iCs/>
                  <w:color w:val="339966"/>
                  <w:szCs w:val="24"/>
                </w:rPr>
                <w:delText>data will derive from</w:delText>
              </w:r>
              <w:r w:rsidRPr="00563771" w:rsidDel="008A74BE">
                <w:rPr>
                  <w:rFonts w:cs="Times New Roman"/>
                  <w:i/>
                  <w:iCs/>
                  <w:color w:val="339966"/>
                  <w:szCs w:val="24"/>
                </w:rPr>
                <w:delText>; if countries have not been identified yet, or if the list is not complete, this should be stated</w:delText>
              </w:r>
            </w:del>
          </w:p>
          <w:p w14:paraId="7C2B7BD6" w14:textId="7D8B06B4" w:rsidR="00495B66" w:rsidRPr="00563771" w:rsidRDefault="001609B3" w:rsidP="00F27BAF">
            <w:pPr>
              <w:spacing w:line="240" w:lineRule="auto"/>
            </w:pPr>
            <w:r>
              <w:t>United Kingdom</w:t>
            </w:r>
          </w:p>
        </w:tc>
      </w:tr>
      <w:tr w:rsidR="001D493C" w:rsidRPr="00563771" w14:paraId="7C2B7BDA" w14:textId="77777777" w:rsidTr="00F27BAF">
        <w:trPr>
          <w:trHeight w:val="53"/>
        </w:trPr>
        <w:tc>
          <w:tcPr>
            <w:tcW w:w="3413" w:type="dxa"/>
            <w:tcBorders>
              <w:top w:val="single" w:sz="6" w:space="0" w:color="000000" w:themeColor="text1"/>
              <w:right w:val="single" w:sz="6" w:space="0" w:color="000000" w:themeColor="text1"/>
            </w:tcBorders>
          </w:tcPr>
          <w:p w14:paraId="7C2B7BD8" w14:textId="77777777" w:rsidR="001D493C" w:rsidRPr="00563771" w:rsidRDefault="00A918C0" w:rsidP="00F27BAF">
            <w:pPr>
              <w:pStyle w:val="TableParagraph"/>
              <w:spacing w:before="66" w:line="240" w:lineRule="auto"/>
              <w:rPr>
                <w:rFonts w:cs="Times New Roman"/>
                <w:b/>
                <w:szCs w:val="24"/>
              </w:rPr>
            </w:pPr>
            <w:r w:rsidRPr="00563771">
              <w:rPr>
                <w:rFonts w:cs="Times New Roman"/>
                <w:b/>
                <w:spacing w:val="-2"/>
                <w:szCs w:val="24"/>
              </w:rPr>
              <w:t>Author</w:t>
            </w:r>
          </w:p>
        </w:tc>
        <w:tc>
          <w:tcPr>
            <w:tcW w:w="6175" w:type="dxa"/>
            <w:tcBorders>
              <w:top w:val="single" w:sz="6" w:space="0" w:color="000000" w:themeColor="text1"/>
              <w:left w:val="single" w:sz="6" w:space="0" w:color="000000" w:themeColor="text1"/>
            </w:tcBorders>
          </w:tcPr>
          <w:p w14:paraId="586C4FFC" w14:textId="7DF07D1C" w:rsidR="001D493C" w:rsidDel="00EF23C3" w:rsidRDefault="00A918C0" w:rsidP="00F27BAF">
            <w:pPr>
              <w:pStyle w:val="TableParagraph"/>
              <w:spacing w:line="240" w:lineRule="auto"/>
              <w:ind w:left="102" w:right="226"/>
              <w:rPr>
                <w:del w:id="42" w:author="Viering, Tammo" w:date="2024-12-19T11:20:00Z" w16du:dateUtc="2024-12-19T10:20:00Z"/>
                <w:rFonts w:cs="Times New Roman"/>
                <w:i/>
                <w:color w:val="339966"/>
                <w:szCs w:val="24"/>
              </w:rPr>
            </w:pPr>
            <w:del w:id="43" w:author="Viering, Tammo" w:date="2024-12-19T11:20:00Z" w16du:dateUtc="2024-12-19T10:20:00Z">
              <w:r w:rsidRPr="00563771" w:rsidDel="00EF23C3">
                <w:rPr>
                  <w:rFonts w:cs="Times New Roman"/>
                  <w:i/>
                  <w:color w:val="339966"/>
                  <w:szCs w:val="24"/>
                </w:rPr>
                <w:delText>Name</w:delText>
              </w:r>
              <w:r w:rsidRPr="00563771" w:rsidDel="00EF23C3">
                <w:rPr>
                  <w:rFonts w:cs="Times New Roman"/>
                  <w:i/>
                  <w:color w:val="339966"/>
                  <w:spacing w:val="-6"/>
                  <w:szCs w:val="24"/>
                </w:rPr>
                <w:delText xml:space="preserve"> </w:delText>
              </w:r>
              <w:r w:rsidRPr="00563771" w:rsidDel="00EF23C3">
                <w:rPr>
                  <w:rFonts w:cs="Times New Roman"/>
                  <w:i/>
                  <w:color w:val="339966"/>
                  <w:szCs w:val="24"/>
                </w:rPr>
                <w:delText>and</w:delText>
              </w:r>
              <w:r w:rsidRPr="00563771" w:rsidDel="00EF23C3">
                <w:rPr>
                  <w:rFonts w:cs="Times New Roman"/>
                  <w:i/>
                  <w:color w:val="339966"/>
                  <w:spacing w:val="-6"/>
                  <w:szCs w:val="24"/>
                </w:rPr>
                <w:delText xml:space="preserve"> </w:delText>
              </w:r>
              <w:r w:rsidRPr="00563771" w:rsidDel="00EF23C3">
                <w:rPr>
                  <w:rFonts w:cs="Times New Roman"/>
                  <w:i/>
                  <w:color w:val="339966"/>
                  <w:szCs w:val="24"/>
                </w:rPr>
                <w:delText>contact</w:delText>
              </w:r>
              <w:r w:rsidRPr="00563771" w:rsidDel="00EF23C3">
                <w:rPr>
                  <w:rFonts w:cs="Times New Roman"/>
                  <w:i/>
                  <w:color w:val="339966"/>
                  <w:spacing w:val="-6"/>
                  <w:szCs w:val="24"/>
                </w:rPr>
                <w:delText xml:space="preserve"> </w:delText>
              </w:r>
              <w:r w:rsidRPr="00563771" w:rsidDel="00EF23C3">
                <w:rPr>
                  <w:rFonts w:cs="Times New Roman"/>
                  <w:i/>
                  <w:color w:val="339966"/>
                  <w:szCs w:val="24"/>
                </w:rPr>
                <w:delText>details</w:delText>
              </w:r>
              <w:r w:rsidRPr="00563771" w:rsidDel="00EF23C3">
                <w:rPr>
                  <w:rFonts w:cs="Times New Roman"/>
                  <w:i/>
                  <w:color w:val="339966"/>
                  <w:spacing w:val="-6"/>
                  <w:szCs w:val="24"/>
                </w:rPr>
                <w:delText xml:space="preserve"> </w:delText>
              </w:r>
              <w:r w:rsidRPr="00563771" w:rsidDel="00EF23C3">
                <w:rPr>
                  <w:rFonts w:cs="Times New Roman"/>
                  <w:i/>
                  <w:color w:val="339966"/>
                  <w:szCs w:val="24"/>
                </w:rPr>
                <w:delText>of</w:delText>
              </w:r>
              <w:r w:rsidRPr="00563771" w:rsidDel="00EF23C3">
                <w:rPr>
                  <w:rFonts w:cs="Times New Roman"/>
                  <w:i/>
                  <w:color w:val="339966"/>
                  <w:spacing w:val="-6"/>
                  <w:szCs w:val="24"/>
                </w:rPr>
                <w:delText xml:space="preserve"> </w:delText>
              </w:r>
              <w:r w:rsidRPr="00563771" w:rsidDel="00EF23C3">
                <w:rPr>
                  <w:rFonts w:cs="Times New Roman"/>
                  <w:i/>
                  <w:color w:val="339966"/>
                  <w:szCs w:val="24"/>
                </w:rPr>
                <w:delText>main</w:delText>
              </w:r>
              <w:r w:rsidRPr="00563771" w:rsidDel="00EF23C3">
                <w:rPr>
                  <w:rFonts w:cs="Times New Roman"/>
                  <w:i/>
                  <w:color w:val="339966"/>
                  <w:spacing w:val="-6"/>
                  <w:szCs w:val="24"/>
                </w:rPr>
                <w:delText xml:space="preserve"> </w:delText>
              </w:r>
              <w:r w:rsidRPr="00563771" w:rsidDel="00EF23C3">
                <w:rPr>
                  <w:rFonts w:cs="Times New Roman"/>
                  <w:i/>
                  <w:color w:val="339966"/>
                  <w:szCs w:val="24"/>
                </w:rPr>
                <w:delText>author</w:delText>
              </w:r>
              <w:r w:rsidR="00401B3B" w:rsidRPr="00563771" w:rsidDel="00EF23C3">
                <w:rPr>
                  <w:rFonts w:cs="Times New Roman"/>
                  <w:i/>
                  <w:color w:val="339966"/>
                  <w:szCs w:val="24"/>
                </w:rPr>
                <w:delText>(s)</w:delText>
              </w:r>
              <w:r w:rsidRPr="00563771" w:rsidDel="00EF23C3">
                <w:rPr>
                  <w:rFonts w:cs="Times New Roman"/>
                  <w:i/>
                  <w:color w:val="339966"/>
                  <w:szCs w:val="24"/>
                </w:rPr>
                <w:delText xml:space="preserve"> of protocol</w:delText>
              </w:r>
            </w:del>
          </w:p>
          <w:p w14:paraId="7C2B7BD9" w14:textId="63EB12A4" w:rsidR="0013470D" w:rsidRPr="00563771" w:rsidRDefault="007D439B" w:rsidP="007D439B">
            <w:pPr>
              <w:spacing w:line="240" w:lineRule="auto"/>
              <w:rPr>
                <w:rFonts w:cs="Times New Roman"/>
                <w:i/>
                <w:szCs w:val="24"/>
              </w:rPr>
            </w:pPr>
            <w:r>
              <w:rPr>
                <w:rFonts w:cs="Times New Roman"/>
                <w:highlight w:val="yellow"/>
              </w:rPr>
              <w:t>…</w:t>
            </w:r>
          </w:p>
        </w:tc>
      </w:tr>
    </w:tbl>
    <w:p w14:paraId="7C2B7BDB" w14:textId="77777777" w:rsidR="001D493C" w:rsidRPr="00563771" w:rsidRDefault="001D493C" w:rsidP="007D6ADB">
      <w:pPr>
        <w:spacing w:line="271" w:lineRule="auto"/>
        <w:rPr>
          <w:rFonts w:cs="Times New Roman"/>
          <w:szCs w:val="24"/>
        </w:rPr>
        <w:sectPr w:rsidR="001D493C" w:rsidRPr="00563771">
          <w:footerReference w:type="default" r:id="rId11"/>
          <w:pgSz w:w="11910" w:h="16840"/>
          <w:pgMar w:top="1320" w:right="1020" w:bottom="1520" w:left="1020" w:header="0" w:footer="1336" w:gutter="0"/>
          <w:cols w:space="720"/>
        </w:sectPr>
      </w:pPr>
    </w:p>
    <w:p w14:paraId="6780D15D" w14:textId="77777777" w:rsidR="00544E70" w:rsidRPr="00563771" w:rsidRDefault="00544E70" w:rsidP="007D6ADB">
      <w:pPr>
        <w:spacing w:before="77"/>
        <w:rPr>
          <w:rFonts w:cs="Times New Roman"/>
          <w:b/>
          <w:szCs w:val="24"/>
        </w:rPr>
      </w:pPr>
    </w:p>
    <w:p w14:paraId="43970C7D" w14:textId="77777777" w:rsidR="00401B3B" w:rsidRPr="00563771" w:rsidRDefault="00401B3B">
      <w:pPr>
        <w:rPr>
          <w:rFonts w:cs="Times New Roman"/>
          <w:b/>
          <w:szCs w:val="24"/>
        </w:rPr>
      </w:pPr>
      <w:r w:rsidRPr="00563771">
        <w:rPr>
          <w:rFonts w:cs="Times New Roman"/>
          <w:b/>
          <w:szCs w:val="24"/>
        </w:rPr>
        <w:br w:type="page"/>
      </w:r>
    </w:p>
    <w:p w14:paraId="7C2B7BE5" w14:textId="1D284D5A" w:rsidR="001D493C" w:rsidRPr="00563771" w:rsidRDefault="00A918C0" w:rsidP="00854CE7">
      <w:pPr>
        <w:pStyle w:val="Heading1"/>
        <w:tabs>
          <w:tab w:val="left" w:pos="610"/>
        </w:tabs>
        <w:spacing w:before="1"/>
        <w:ind w:left="0" w:firstLine="0"/>
        <w:rPr>
          <w:rFonts w:ascii="Times New Roman" w:hAnsi="Times New Roman" w:cs="Times New Roman"/>
          <w:sz w:val="24"/>
          <w:szCs w:val="24"/>
        </w:rPr>
      </w:pPr>
      <w:bookmarkStart w:id="44" w:name="1._Table_of_contents"/>
      <w:bookmarkStart w:id="45" w:name="_bookmark0"/>
      <w:bookmarkStart w:id="46" w:name="_Toc153357533"/>
      <w:bookmarkStart w:id="47" w:name="_Toc185500705"/>
      <w:bookmarkEnd w:id="44"/>
      <w:bookmarkEnd w:id="45"/>
      <w:r w:rsidRPr="00563771">
        <w:rPr>
          <w:rFonts w:ascii="Times New Roman" w:hAnsi="Times New Roman" w:cs="Times New Roman"/>
          <w:sz w:val="24"/>
          <w:szCs w:val="24"/>
        </w:rPr>
        <w:lastRenderedPageBreak/>
        <w:t>Table</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of</w:t>
      </w:r>
      <w:r w:rsidRPr="00563771">
        <w:rPr>
          <w:rFonts w:ascii="Times New Roman" w:hAnsi="Times New Roman" w:cs="Times New Roman"/>
          <w:spacing w:val="-4"/>
          <w:sz w:val="24"/>
          <w:szCs w:val="24"/>
        </w:rPr>
        <w:t xml:space="preserve"> </w:t>
      </w:r>
      <w:r w:rsidR="004C15E0">
        <w:rPr>
          <w:rFonts w:ascii="Times New Roman" w:hAnsi="Times New Roman" w:cs="Times New Roman"/>
          <w:spacing w:val="-2"/>
          <w:sz w:val="24"/>
          <w:szCs w:val="24"/>
        </w:rPr>
        <w:t>c</w:t>
      </w:r>
      <w:r w:rsidRPr="00563771">
        <w:rPr>
          <w:rFonts w:ascii="Times New Roman" w:hAnsi="Times New Roman" w:cs="Times New Roman"/>
          <w:spacing w:val="-2"/>
          <w:sz w:val="24"/>
          <w:szCs w:val="24"/>
        </w:rPr>
        <w:t>ontents</w:t>
      </w:r>
      <w:bookmarkEnd w:id="46"/>
      <w:bookmarkEnd w:id="47"/>
    </w:p>
    <w:p w14:paraId="0289EC31" w14:textId="75EFB5DB" w:rsidR="00854CE7" w:rsidRPr="00563771" w:rsidDel="00C32D8D" w:rsidRDefault="00A918C0" w:rsidP="243A9239">
      <w:pPr>
        <w:pStyle w:val="BodyText"/>
        <w:spacing w:before="135" w:line="271" w:lineRule="auto"/>
        <w:ind w:right="394"/>
        <w:rPr>
          <w:del w:id="48" w:author="Viering, Tammo" w:date="2024-12-19T11:08:00Z" w16du:dateUtc="2024-12-19T10:08:00Z"/>
          <w:rFonts w:cs="Times New Roman"/>
          <w:color w:val="339966"/>
          <w:szCs w:val="24"/>
        </w:rPr>
      </w:pPr>
      <w:del w:id="49" w:author="Viering, Tammo" w:date="2024-12-19T11:08:00Z" w16du:dateUtc="2024-12-19T10:08:00Z">
        <w:r w:rsidRPr="00563771" w:rsidDel="00C32D8D">
          <w:rPr>
            <w:rFonts w:cs="Times New Roman"/>
            <w:color w:val="339966"/>
            <w:szCs w:val="24"/>
          </w:rPr>
          <w:delText>The</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study</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protocol</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should</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include</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a</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table</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of</w:delText>
        </w:r>
        <w:r w:rsidRPr="00563771" w:rsidDel="00C32D8D">
          <w:rPr>
            <w:rFonts w:cs="Times New Roman"/>
            <w:color w:val="339966"/>
            <w:spacing w:val="-4"/>
            <w:szCs w:val="24"/>
          </w:rPr>
          <w:delText xml:space="preserve"> </w:delText>
        </w:r>
        <w:r w:rsidRPr="00563771" w:rsidDel="00C32D8D">
          <w:rPr>
            <w:rFonts w:cs="Times New Roman"/>
            <w:color w:val="339966"/>
            <w:szCs w:val="24"/>
          </w:rPr>
          <w:delText>contents.</w:delText>
        </w:r>
        <w:r w:rsidR="388BB2E5" w:rsidRPr="00563771" w:rsidDel="00C32D8D">
          <w:rPr>
            <w:rFonts w:cs="Times New Roman"/>
            <w:color w:val="339966"/>
            <w:szCs w:val="24"/>
          </w:rPr>
          <w:delText xml:space="preserve">  </w:delText>
        </w:r>
      </w:del>
    </w:p>
    <w:p w14:paraId="5060DF33" w14:textId="42FE3510" w:rsidR="00854CE7" w:rsidRPr="00563771" w:rsidDel="00C32D8D" w:rsidRDefault="388BB2E5" w:rsidP="243A9239">
      <w:pPr>
        <w:pStyle w:val="BodyText"/>
        <w:spacing w:before="135" w:line="271" w:lineRule="auto"/>
        <w:ind w:right="394"/>
        <w:rPr>
          <w:del w:id="50" w:author="Viering, Tammo" w:date="2024-12-19T11:08:00Z" w16du:dateUtc="2024-12-19T10:08:00Z"/>
          <w:rFonts w:cs="Times New Roman"/>
          <w:color w:val="339966"/>
          <w:szCs w:val="24"/>
        </w:rPr>
      </w:pPr>
      <w:del w:id="51" w:author="Viering, Tammo" w:date="2024-12-19T11:08:00Z" w16du:dateUtc="2024-12-19T10:08:00Z">
        <w:r w:rsidRPr="00563771" w:rsidDel="00C32D8D">
          <w:rPr>
            <w:rFonts w:cs="Times New Roman"/>
            <w:color w:val="339966"/>
            <w:szCs w:val="24"/>
          </w:rPr>
          <w:delText xml:space="preserve">All headings and sub-headings listed below should remain. Additional sub-headings can be added as necessary. </w:delText>
        </w:r>
        <w:r w:rsidR="23FF676B" w:rsidRPr="00563771" w:rsidDel="00C32D8D">
          <w:rPr>
            <w:rFonts w:cs="Times New Roman"/>
            <w:color w:val="339966"/>
            <w:szCs w:val="24"/>
          </w:rPr>
          <w:delText xml:space="preserve">Should </w:delText>
        </w:r>
        <w:r w:rsidRPr="00563771" w:rsidDel="00C32D8D">
          <w:rPr>
            <w:rFonts w:cs="Times New Roman"/>
            <w:color w:val="339966"/>
            <w:szCs w:val="24"/>
          </w:rPr>
          <w:delText xml:space="preserve">a heading or sub-heading not apply, “Not applicable” should be stated </w:delText>
        </w:r>
        <w:r w:rsidR="13270C8B" w:rsidRPr="00563771" w:rsidDel="00C32D8D">
          <w:rPr>
            <w:rFonts w:cs="Times New Roman"/>
            <w:color w:val="339966"/>
            <w:szCs w:val="24"/>
          </w:rPr>
          <w:delText xml:space="preserve">in the body of the protocol </w:delText>
        </w:r>
        <w:r w:rsidRPr="00563771" w:rsidDel="00C32D8D">
          <w:rPr>
            <w:rFonts w:cs="Times New Roman"/>
            <w:color w:val="339966"/>
            <w:szCs w:val="24"/>
          </w:rPr>
          <w:delText xml:space="preserve">with a </w:delText>
        </w:r>
        <w:r w:rsidR="00750AB4" w:rsidRPr="00563771" w:rsidDel="00C32D8D">
          <w:rPr>
            <w:rFonts w:cs="Times New Roman"/>
            <w:color w:val="339966"/>
            <w:szCs w:val="24"/>
          </w:rPr>
          <w:delText>clear and concise</w:delText>
        </w:r>
        <w:r w:rsidR="6D6D39A7" w:rsidRPr="00563771" w:rsidDel="00C32D8D">
          <w:rPr>
            <w:rFonts w:cs="Times New Roman"/>
            <w:color w:val="339966"/>
            <w:szCs w:val="24"/>
          </w:rPr>
          <w:delText xml:space="preserve"> </w:delText>
        </w:r>
        <w:r w:rsidRPr="00563771" w:rsidDel="00C32D8D">
          <w:rPr>
            <w:rFonts w:cs="Times New Roman"/>
            <w:color w:val="339966"/>
            <w:szCs w:val="24"/>
          </w:rPr>
          <w:delText>justification.</w:delText>
        </w:r>
      </w:del>
    </w:p>
    <w:sdt>
      <w:sdtPr>
        <w:rPr>
          <w:rFonts w:ascii="Times New Roman" w:eastAsia="Courier New" w:hAnsi="Times New Roman" w:cs="Times New Roman"/>
          <w:b w:val="0"/>
          <w:bCs w:val="0"/>
          <w:i/>
          <w:iCs/>
        </w:rPr>
        <w:id w:val="-1081980865"/>
        <w:docPartObj>
          <w:docPartGallery w:val="Table of Contents"/>
          <w:docPartUnique/>
        </w:docPartObj>
      </w:sdtPr>
      <w:sdtEndPr>
        <w:rPr>
          <w:i w:val="0"/>
          <w:iCs w:val="0"/>
        </w:rPr>
      </w:sdtEndPr>
      <w:sdtContent>
        <w:p w14:paraId="39A9571F" w14:textId="5B9CDEF3" w:rsidR="005B7CB7" w:rsidRDefault="00A918C0">
          <w:pPr>
            <w:pStyle w:val="TOC1"/>
            <w:tabs>
              <w:tab w:val="right" w:leader="dot" w:pos="9860"/>
            </w:tabs>
            <w:rPr>
              <w:rFonts w:asciiTheme="minorHAnsi" w:eastAsiaTheme="minorEastAsia" w:hAnsiTheme="minorHAnsi" w:cstheme="minorBidi"/>
              <w:b w:val="0"/>
              <w:bCs w:val="0"/>
              <w:noProof/>
              <w:kern w:val="2"/>
              <w:szCs w:val="24"/>
              <w:lang w:val="de-DE" w:eastAsia="de-DE"/>
              <w14:ligatures w14:val="standardContextual"/>
            </w:rPr>
          </w:pPr>
          <w:r w:rsidRPr="00563771">
            <w:rPr>
              <w:rFonts w:ascii="Times New Roman" w:hAnsi="Times New Roman" w:cs="Times New Roman"/>
              <w:i/>
              <w:iCs/>
              <w:szCs w:val="24"/>
            </w:rPr>
            <w:fldChar w:fldCharType="begin"/>
          </w:r>
          <w:r w:rsidRPr="00563771">
            <w:rPr>
              <w:rFonts w:ascii="Times New Roman" w:hAnsi="Times New Roman" w:cs="Times New Roman"/>
              <w:szCs w:val="24"/>
            </w:rPr>
            <w:instrText xml:space="preserve">TOC \o "1-2" \h \z \u </w:instrText>
          </w:r>
          <w:r w:rsidRPr="00563771">
            <w:rPr>
              <w:rFonts w:ascii="Times New Roman" w:hAnsi="Times New Roman" w:cs="Times New Roman"/>
              <w:i/>
              <w:iCs/>
              <w:szCs w:val="24"/>
            </w:rPr>
            <w:fldChar w:fldCharType="separate"/>
          </w:r>
          <w:hyperlink w:anchor="_Toc185500705" w:history="1">
            <w:r w:rsidR="005B7CB7" w:rsidRPr="00A423E7">
              <w:rPr>
                <w:rStyle w:val="Hyperlink"/>
                <w:rFonts w:ascii="Times New Roman" w:hAnsi="Times New Roman" w:cs="Times New Roman"/>
                <w:noProof/>
              </w:rPr>
              <w:t>Table</w:t>
            </w:r>
            <w:r w:rsidR="005B7CB7" w:rsidRPr="00A423E7">
              <w:rPr>
                <w:rStyle w:val="Hyperlink"/>
                <w:rFonts w:ascii="Times New Roman" w:hAnsi="Times New Roman" w:cs="Times New Roman"/>
                <w:noProof/>
                <w:spacing w:val="-7"/>
              </w:rPr>
              <w:t xml:space="preserve"> </w:t>
            </w:r>
            <w:r w:rsidR="005B7CB7" w:rsidRPr="00A423E7">
              <w:rPr>
                <w:rStyle w:val="Hyperlink"/>
                <w:rFonts w:ascii="Times New Roman" w:hAnsi="Times New Roman" w:cs="Times New Roman"/>
                <w:noProof/>
              </w:rPr>
              <w:t>of</w:t>
            </w:r>
            <w:r w:rsidR="005B7CB7" w:rsidRPr="00A423E7">
              <w:rPr>
                <w:rStyle w:val="Hyperlink"/>
                <w:rFonts w:ascii="Times New Roman" w:hAnsi="Times New Roman" w:cs="Times New Roman"/>
                <w:noProof/>
                <w:spacing w:val="-4"/>
              </w:rPr>
              <w:t xml:space="preserve"> </w:t>
            </w:r>
            <w:r w:rsidR="005B7CB7" w:rsidRPr="00A423E7">
              <w:rPr>
                <w:rStyle w:val="Hyperlink"/>
                <w:rFonts w:ascii="Times New Roman" w:hAnsi="Times New Roman" w:cs="Times New Roman"/>
                <w:noProof/>
                <w:spacing w:val="-2"/>
              </w:rPr>
              <w:t>contents</w:t>
            </w:r>
            <w:r w:rsidR="005B7CB7">
              <w:rPr>
                <w:noProof/>
                <w:webHidden/>
              </w:rPr>
              <w:tab/>
            </w:r>
            <w:r w:rsidR="005B7CB7">
              <w:rPr>
                <w:noProof/>
                <w:webHidden/>
              </w:rPr>
              <w:fldChar w:fldCharType="begin"/>
            </w:r>
            <w:r w:rsidR="005B7CB7">
              <w:rPr>
                <w:noProof/>
                <w:webHidden/>
              </w:rPr>
              <w:instrText xml:space="preserve"> PAGEREF _Toc185500705 \h </w:instrText>
            </w:r>
            <w:r w:rsidR="005B7CB7">
              <w:rPr>
                <w:noProof/>
                <w:webHidden/>
              </w:rPr>
            </w:r>
            <w:r w:rsidR="005B7CB7">
              <w:rPr>
                <w:noProof/>
                <w:webHidden/>
              </w:rPr>
              <w:fldChar w:fldCharType="separate"/>
            </w:r>
            <w:r w:rsidR="005B7CB7">
              <w:rPr>
                <w:noProof/>
                <w:webHidden/>
              </w:rPr>
              <w:t>3</w:t>
            </w:r>
            <w:r w:rsidR="005B7CB7">
              <w:rPr>
                <w:noProof/>
                <w:webHidden/>
              </w:rPr>
              <w:fldChar w:fldCharType="end"/>
            </w:r>
          </w:hyperlink>
        </w:p>
        <w:p w14:paraId="3080087E" w14:textId="46C8A05D"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06" w:history="1">
            <w:r w:rsidRPr="00A423E7">
              <w:rPr>
                <w:rStyle w:val="Hyperlink"/>
                <w:rFonts w:ascii="Times New Roman" w:hAnsi="Times New Roman" w:cs="Times New Roman"/>
                <w:noProof/>
                <w:spacing w:val="-1"/>
              </w:rPr>
              <w:t>1.</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spacing w:val="-2"/>
              </w:rPr>
              <w:t>List of abbreviations</w:t>
            </w:r>
            <w:r>
              <w:rPr>
                <w:noProof/>
                <w:webHidden/>
              </w:rPr>
              <w:tab/>
            </w:r>
            <w:r>
              <w:rPr>
                <w:noProof/>
                <w:webHidden/>
              </w:rPr>
              <w:fldChar w:fldCharType="begin"/>
            </w:r>
            <w:r>
              <w:rPr>
                <w:noProof/>
                <w:webHidden/>
              </w:rPr>
              <w:instrText xml:space="preserve"> PAGEREF _Toc185500706 \h </w:instrText>
            </w:r>
            <w:r>
              <w:rPr>
                <w:noProof/>
                <w:webHidden/>
              </w:rPr>
            </w:r>
            <w:r>
              <w:rPr>
                <w:noProof/>
                <w:webHidden/>
              </w:rPr>
              <w:fldChar w:fldCharType="separate"/>
            </w:r>
            <w:r>
              <w:rPr>
                <w:noProof/>
                <w:webHidden/>
              </w:rPr>
              <w:t>4</w:t>
            </w:r>
            <w:r>
              <w:rPr>
                <w:noProof/>
                <w:webHidden/>
              </w:rPr>
              <w:fldChar w:fldCharType="end"/>
            </w:r>
          </w:hyperlink>
        </w:p>
        <w:p w14:paraId="3AD2A782" w14:textId="30B25226"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07" w:history="1">
            <w:r w:rsidRPr="00A423E7">
              <w:rPr>
                <w:rStyle w:val="Hyperlink"/>
                <w:rFonts w:ascii="Times New Roman" w:hAnsi="Times New Roman" w:cs="Times New Roman"/>
                <w:noProof/>
                <w:spacing w:val="-1"/>
              </w:rPr>
              <w:t>2.</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spacing w:val="-2"/>
              </w:rPr>
              <w:t>Synopsis</w:t>
            </w:r>
            <w:r>
              <w:rPr>
                <w:noProof/>
                <w:webHidden/>
              </w:rPr>
              <w:tab/>
            </w:r>
            <w:r>
              <w:rPr>
                <w:noProof/>
                <w:webHidden/>
              </w:rPr>
              <w:fldChar w:fldCharType="begin"/>
            </w:r>
            <w:r>
              <w:rPr>
                <w:noProof/>
                <w:webHidden/>
              </w:rPr>
              <w:instrText xml:space="preserve"> PAGEREF _Toc185500707 \h </w:instrText>
            </w:r>
            <w:r>
              <w:rPr>
                <w:noProof/>
                <w:webHidden/>
              </w:rPr>
            </w:r>
            <w:r>
              <w:rPr>
                <w:noProof/>
                <w:webHidden/>
              </w:rPr>
              <w:fldChar w:fldCharType="separate"/>
            </w:r>
            <w:r>
              <w:rPr>
                <w:noProof/>
                <w:webHidden/>
              </w:rPr>
              <w:t>5</w:t>
            </w:r>
            <w:r>
              <w:rPr>
                <w:noProof/>
                <w:webHidden/>
              </w:rPr>
              <w:fldChar w:fldCharType="end"/>
            </w:r>
          </w:hyperlink>
        </w:p>
        <w:p w14:paraId="3E7108FC" w14:textId="67FF3CAE"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08" w:history="1">
            <w:r w:rsidRPr="00A423E7">
              <w:rPr>
                <w:rStyle w:val="Hyperlink"/>
                <w:rFonts w:ascii="Times New Roman" w:hAnsi="Times New Roman" w:cs="Times New Roman"/>
                <w:noProof/>
                <w:spacing w:val="-1"/>
              </w:rPr>
              <w:t>3.</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Amendments</w:t>
            </w:r>
            <w:r w:rsidRPr="00A423E7">
              <w:rPr>
                <w:rStyle w:val="Hyperlink"/>
                <w:rFonts w:ascii="Times New Roman" w:hAnsi="Times New Roman" w:cs="Times New Roman"/>
                <w:noProof/>
                <w:spacing w:val="-9"/>
              </w:rPr>
              <w:t xml:space="preserve"> </w:t>
            </w:r>
            <w:r w:rsidRPr="00A423E7">
              <w:rPr>
                <w:rStyle w:val="Hyperlink"/>
                <w:rFonts w:ascii="Times New Roman" w:hAnsi="Times New Roman" w:cs="Times New Roman"/>
                <w:noProof/>
              </w:rPr>
              <w:t>and</w:t>
            </w:r>
            <w:r w:rsidRPr="00A423E7">
              <w:rPr>
                <w:rStyle w:val="Hyperlink"/>
                <w:rFonts w:ascii="Times New Roman" w:hAnsi="Times New Roman" w:cs="Times New Roman"/>
                <w:noProof/>
                <w:spacing w:val="-8"/>
              </w:rPr>
              <w:t xml:space="preserve"> </w:t>
            </w:r>
            <w:r w:rsidRPr="00A423E7">
              <w:rPr>
                <w:rStyle w:val="Hyperlink"/>
                <w:rFonts w:ascii="Times New Roman" w:hAnsi="Times New Roman" w:cs="Times New Roman"/>
                <w:noProof/>
                <w:spacing w:val="-2"/>
              </w:rPr>
              <w:t>updates</w:t>
            </w:r>
            <w:r>
              <w:rPr>
                <w:noProof/>
                <w:webHidden/>
              </w:rPr>
              <w:tab/>
            </w:r>
            <w:r>
              <w:rPr>
                <w:noProof/>
                <w:webHidden/>
              </w:rPr>
              <w:fldChar w:fldCharType="begin"/>
            </w:r>
            <w:r>
              <w:rPr>
                <w:noProof/>
                <w:webHidden/>
              </w:rPr>
              <w:instrText xml:space="preserve"> PAGEREF _Toc185500708 \h </w:instrText>
            </w:r>
            <w:r>
              <w:rPr>
                <w:noProof/>
                <w:webHidden/>
              </w:rPr>
            </w:r>
            <w:r>
              <w:rPr>
                <w:noProof/>
                <w:webHidden/>
              </w:rPr>
              <w:fldChar w:fldCharType="separate"/>
            </w:r>
            <w:r>
              <w:rPr>
                <w:noProof/>
                <w:webHidden/>
              </w:rPr>
              <w:t>6</w:t>
            </w:r>
            <w:r>
              <w:rPr>
                <w:noProof/>
                <w:webHidden/>
              </w:rPr>
              <w:fldChar w:fldCharType="end"/>
            </w:r>
          </w:hyperlink>
        </w:p>
        <w:p w14:paraId="11726E76" w14:textId="2B9E8F4E"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09" w:history="1">
            <w:r w:rsidRPr="00A423E7">
              <w:rPr>
                <w:rStyle w:val="Hyperlink"/>
                <w:rFonts w:ascii="Times New Roman" w:hAnsi="Times New Roman" w:cs="Times New Roman"/>
                <w:noProof/>
                <w:spacing w:val="-1"/>
              </w:rPr>
              <w:t>4.</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spacing w:val="-2"/>
              </w:rPr>
              <w:t>Milestones</w:t>
            </w:r>
            <w:r>
              <w:rPr>
                <w:noProof/>
                <w:webHidden/>
              </w:rPr>
              <w:tab/>
            </w:r>
            <w:r>
              <w:rPr>
                <w:noProof/>
                <w:webHidden/>
              </w:rPr>
              <w:fldChar w:fldCharType="begin"/>
            </w:r>
            <w:r>
              <w:rPr>
                <w:noProof/>
                <w:webHidden/>
              </w:rPr>
              <w:instrText xml:space="preserve"> PAGEREF _Toc185500709 \h </w:instrText>
            </w:r>
            <w:r>
              <w:rPr>
                <w:noProof/>
                <w:webHidden/>
              </w:rPr>
            </w:r>
            <w:r>
              <w:rPr>
                <w:noProof/>
                <w:webHidden/>
              </w:rPr>
              <w:fldChar w:fldCharType="separate"/>
            </w:r>
            <w:r>
              <w:rPr>
                <w:noProof/>
                <w:webHidden/>
              </w:rPr>
              <w:t>6</w:t>
            </w:r>
            <w:r>
              <w:rPr>
                <w:noProof/>
                <w:webHidden/>
              </w:rPr>
              <w:fldChar w:fldCharType="end"/>
            </w:r>
          </w:hyperlink>
        </w:p>
        <w:p w14:paraId="6E046035" w14:textId="5952C053"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10" w:history="1">
            <w:r w:rsidRPr="00A423E7">
              <w:rPr>
                <w:rStyle w:val="Hyperlink"/>
                <w:rFonts w:ascii="Times New Roman" w:hAnsi="Times New Roman" w:cs="Times New Roman"/>
                <w:noProof/>
                <w:spacing w:val="-1"/>
              </w:rPr>
              <w:t>5.</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Rationale</w:t>
            </w:r>
            <w:r w:rsidRPr="00A423E7">
              <w:rPr>
                <w:rStyle w:val="Hyperlink"/>
                <w:rFonts w:ascii="Times New Roman" w:hAnsi="Times New Roman" w:cs="Times New Roman"/>
                <w:noProof/>
                <w:spacing w:val="-10"/>
              </w:rPr>
              <w:t xml:space="preserve"> </w:t>
            </w:r>
            <w:r w:rsidRPr="00A423E7">
              <w:rPr>
                <w:rStyle w:val="Hyperlink"/>
                <w:rFonts w:ascii="Times New Roman" w:hAnsi="Times New Roman" w:cs="Times New Roman"/>
                <w:noProof/>
              </w:rPr>
              <w:t>and</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spacing w:val="-2"/>
              </w:rPr>
              <w:t>background</w:t>
            </w:r>
            <w:r>
              <w:rPr>
                <w:noProof/>
                <w:webHidden/>
              </w:rPr>
              <w:tab/>
            </w:r>
            <w:r>
              <w:rPr>
                <w:noProof/>
                <w:webHidden/>
              </w:rPr>
              <w:fldChar w:fldCharType="begin"/>
            </w:r>
            <w:r>
              <w:rPr>
                <w:noProof/>
                <w:webHidden/>
              </w:rPr>
              <w:instrText xml:space="preserve"> PAGEREF _Toc185500710 \h </w:instrText>
            </w:r>
            <w:r>
              <w:rPr>
                <w:noProof/>
                <w:webHidden/>
              </w:rPr>
            </w:r>
            <w:r>
              <w:rPr>
                <w:noProof/>
                <w:webHidden/>
              </w:rPr>
              <w:fldChar w:fldCharType="separate"/>
            </w:r>
            <w:r>
              <w:rPr>
                <w:noProof/>
                <w:webHidden/>
              </w:rPr>
              <w:t>7</w:t>
            </w:r>
            <w:r>
              <w:rPr>
                <w:noProof/>
                <w:webHidden/>
              </w:rPr>
              <w:fldChar w:fldCharType="end"/>
            </w:r>
          </w:hyperlink>
        </w:p>
        <w:p w14:paraId="38EBCC10" w14:textId="3E538854"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11" w:history="1">
            <w:r w:rsidRPr="00A423E7">
              <w:rPr>
                <w:rStyle w:val="Hyperlink"/>
                <w:rFonts w:ascii="Times New Roman" w:hAnsi="Times New Roman" w:cs="Times New Roman"/>
                <w:noProof/>
                <w:spacing w:val="-1"/>
              </w:rPr>
              <w:t>6.</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Research</w:t>
            </w:r>
            <w:r w:rsidRPr="00A423E7">
              <w:rPr>
                <w:rStyle w:val="Hyperlink"/>
                <w:rFonts w:ascii="Times New Roman" w:hAnsi="Times New Roman" w:cs="Times New Roman"/>
                <w:noProof/>
                <w:spacing w:val="-8"/>
              </w:rPr>
              <w:t xml:space="preserve"> </w:t>
            </w:r>
            <w:r w:rsidRPr="00A423E7">
              <w:rPr>
                <w:rStyle w:val="Hyperlink"/>
                <w:rFonts w:ascii="Times New Roman" w:hAnsi="Times New Roman" w:cs="Times New Roman"/>
                <w:noProof/>
              </w:rPr>
              <w:t>question</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and</w:t>
            </w:r>
            <w:r w:rsidRPr="00A423E7">
              <w:rPr>
                <w:rStyle w:val="Hyperlink"/>
                <w:rFonts w:ascii="Times New Roman" w:hAnsi="Times New Roman" w:cs="Times New Roman"/>
                <w:noProof/>
                <w:spacing w:val="-9"/>
              </w:rPr>
              <w:t xml:space="preserve"> </w:t>
            </w:r>
            <w:r w:rsidRPr="00A423E7">
              <w:rPr>
                <w:rStyle w:val="Hyperlink"/>
                <w:rFonts w:ascii="Times New Roman" w:hAnsi="Times New Roman" w:cs="Times New Roman"/>
                <w:noProof/>
                <w:spacing w:val="-2"/>
              </w:rPr>
              <w:t>objectives</w:t>
            </w:r>
            <w:r>
              <w:rPr>
                <w:noProof/>
                <w:webHidden/>
              </w:rPr>
              <w:tab/>
            </w:r>
            <w:r>
              <w:rPr>
                <w:noProof/>
                <w:webHidden/>
              </w:rPr>
              <w:fldChar w:fldCharType="begin"/>
            </w:r>
            <w:r>
              <w:rPr>
                <w:noProof/>
                <w:webHidden/>
              </w:rPr>
              <w:instrText xml:space="preserve"> PAGEREF _Toc185500711 \h </w:instrText>
            </w:r>
            <w:r>
              <w:rPr>
                <w:noProof/>
                <w:webHidden/>
              </w:rPr>
            </w:r>
            <w:r>
              <w:rPr>
                <w:noProof/>
                <w:webHidden/>
              </w:rPr>
              <w:fldChar w:fldCharType="separate"/>
            </w:r>
            <w:r>
              <w:rPr>
                <w:noProof/>
                <w:webHidden/>
              </w:rPr>
              <w:t>7</w:t>
            </w:r>
            <w:r>
              <w:rPr>
                <w:noProof/>
                <w:webHidden/>
              </w:rPr>
              <w:fldChar w:fldCharType="end"/>
            </w:r>
          </w:hyperlink>
        </w:p>
        <w:p w14:paraId="49005090" w14:textId="75AFFF5B"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12" w:history="1">
            <w:r w:rsidRPr="00A423E7">
              <w:rPr>
                <w:rStyle w:val="Hyperlink"/>
                <w:rFonts w:ascii="Times New Roman" w:hAnsi="Times New Roman" w:cs="Times New Roman"/>
                <w:noProof/>
                <w:spacing w:val="-1"/>
              </w:rPr>
              <w:t>7.</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Research methods</w:t>
            </w:r>
            <w:r>
              <w:rPr>
                <w:noProof/>
                <w:webHidden/>
              </w:rPr>
              <w:tab/>
            </w:r>
            <w:r>
              <w:rPr>
                <w:noProof/>
                <w:webHidden/>
              </w:rPr>
              <w:fldChar w:fldCharType="begin"/>
            </w:r>
            <w:r>
              <w:rPr>
                <w:noProof/>
                <w:webHidden/>
              </w:rPr>
              <w:instrText xml:space="preserve"> PAGEREF _Toc185500712 \h </w:instrText>
            </w:r>
            <w:r>
              <w:rPr>
                <w:noProof/>
                <w:webHidden/>
              </w:rPr>
            </w:r>
            <w:r>
              <w:rPr>
                <w:noProof/>
                <w:webHidden/>
              </w:rPr>
              <w:fldChar w:fldCharType="separate"/>
            </w:r>
            <w:r>
              <w:rPr>
                <w:noProof/>
                <w:webHidden/>
              </w:rPr>
              <w:t>7</w:t>
            </w:r>
            <w:r>
              <w:rPr>
                <w:noProof/>
                <w:webHidden/>
              </w:rPr>
              <w:fldChar w:fldCharType="end"/>
            </w:r>
          </w:hyperlink>
        </w:p>
        <w:p w14:paraId="2C1F7A7B" w14:textId="0245FD69"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16" w:history="1">
            <w:r w:rsidRPr="00A423E7">
              <w:rPr>
                <w:rStyle w:val="Hyperlink"/>
                <w:rFonts w:ascii="Times New Roman" w:hAnsi="Times New Roman" w:cs="Times New Roman"/>
                <w:noProof/>
                <w:spacing w:val="-2"/>
              </w:rPr>
              <w:t>7.1.</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Study</w:t>
            </w:r>
            <w:r w:rsidRPr="00A423E7">
              <w:rPr>
                <w:rStyle w:val="Hyperlink"/>
                <w:rFonts w:ascii="Times New Roman" w:hAnsi="Times New Roman" w:cs="Times New Roman"/>
                <w:noProof/>
                <w:spacing w:val="-2"/>
              </w:rPr>
              <w:t xml:space="preserve"> design</w:t>
            </w:r>
            <w:r>
              <w:rPr>
                <w:noProof/>
                <w:webHidden/>
              </w:rPr>
              <w:tab/>
            </w:r>
            <w:r>
              <w:rPr>
                <w:noProof/>
                <w:webHidden/>
              </w:rPr>
              <w:fldChar w:fldCharType="begin"/>
            </w:r>
            <w:r>
              <w:rPr>
                <w:noProof/>
                <w:webHidden/>
              </w:rPr>
              <w:instrText xml:space="preserve"> PAGEREF _Toc185500716 \h </w:instrText>
            </w:r>
            <w:r>
              <w:rPr>
                <w:noProof/>
                <w:webHidden/>
              </w:rPr>
            </w:r>
            <w:r>
              <w:rPr>
                <w:noProof/>
                <w:webHidden/>
              </w:rPr>
              <w:fldChar w:fldCharType="separate"/>
            </w:r>
            <w:r>
              <w:rPr>
                <w:noProof/>
                <w:webHidden/>
              </w:rPr>
              <w:t>8</w:t>
            </w:r>
            <w:r>
              <w:rPr>
                <w:noProof/>
                <w:webHidden/>
              </w:rPr>
              <w:fldChar w:fldCharType="end"/>
            </w:r>
          </w:hyperlink>
        </w:p>
        <w:p w14:paraId="4EAA962D" w14:textId="5BB41F3B"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17" w:history="1">
            <w:r w:rsidRPr="00A423E7">
              <w:rPr>
                <w:rStyle w:val="Hyperlink"/>
                <w:rFonts w:ascii="Times New Roman" w:hAnsi="Times New Roman" w:cs="Times New Roman"/>
                <w:noProof/>
                <w:spacing w:val="-2"/>
              </w:rPr>
              <w:t>7.2.</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spacing w:val="-2"/>
              </w:rPr>
              <w:t>Study population</w:t>
            </w:r>
            <w:r>
              <w:rPr>
                <w:noProof/>
                <w:webHidden/>
              </w:rPr>
              <w:tab/>
            </w:r>
            <w:r>
              <w:rPr>
                <w:noProof/>
                <w:webHidden/>
              </w:rPr>
              <w:fldChar w:fldCharType="begin"/>
            </w:r>
            <w:r>
              <w:rPr>
                <w:noProof/>
                <w:webHidden/>
              </w:rPr>
              <w:instrText xml:space="preserve"> PAGEREF _Toc185500717 \h </w:instrText>
            </w:r>
            <w:r>
              <w:rPr>
                <w:noProof/>
                <w:webHidden/>
              </w:rPr>
            </w:r>
            <w:r>
              <w:rPr>
                <w:noProof/>
                <w:webHidden/>
              </w:rPr>
              <w:fldChar w:fldCharType="separate"/>
            </w:r>
            <w:r>
              <w:rPr>
                <w:noProof/>
                <w:webHidden/>
              </w:rPr>
              <w:t>8</w:t>
            </w:r>
            <w:r>
              <w:rPr>
                <w:noProof/>
                <w:webHidden/>
              </w:rPr>
              <w:fldChar w:fldCharType="end"/>
            </w:r>
          </w:hyperlink>
        </w:p>
        <w:p w14:paraId="01501FDB" w14:textId="404BC36D"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18" w:history="1">
            <w:r w:rsidRPr="00A423E7">
              <w:rPr>
                <w:rStyle w:val="Hyperlink"/>
                <w:rFonts w:ascii="Times New Roman" w:hAnsi="Times New Roman" w:cs="Times New Roman"/>
                <w:noProof/>
                <w:spacing w:val="-2"/>
              </w:rPr>
              <w:t>7.3.</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Data</w:t>
            </w:r>
            <w:r w:rsidRPr="00A423E7">
              <w:rPr>
                <w:rStyle w:val="Hyperlink"/>
                <w:rFonts w:ascii="Times New Roman" w:hAnsi="Times New Roman" w:cs="Times New Roman"/>
                <w:noProof/>
                <w:spacing w:val="-3"/>
              </w:rPr>
              <w:t xml:space="preserve"> </w:t>
            </w:r>
            <w:r w:rsidRPr="00A423E7">
              <w:rPr>
                <w:rStyle w:val="Hyperlink"/>
                <w:rFonts w:ascii="Times New Roman" w:hAnsi="Times New Roman" w:cs="Times New Roman"/>
                <w:noProof/>
                <w:spacing w:val="-2"/>
              </w:rPr>
              <w:t>sources</w:t>
            </w:r>
            <w:r>
              <w:rPr>
                <w:noProof/>
                <w:webHidden/>
              </w:rPr>
              <w:tab/>
            </w:r>
            <w:r>
              <w:rPr>
                <w:noProof/>
                <w:webHidden/>
              </w:rPr>
              <w:fldChar w:fldCharType="begin"/>
            </w:r>
            <w:r>
              <w:rPr>
                <w:noProof/>
                <w:webHidden/>
              </w:rPr>
              <w:instrText xml:space="preserve"> PAGEREF _Toc185500718 \h </w:instrText>
            </w:r>
            <w:r>
              <w:rPr>
                <w:noProof/>
                <w:webHidden/>
              </w:rPr>
            </w:r>
            <w:r>
              <w:rPr>
                <w:noProof/>
                <w:webHidden/>
              </w:rPr>
              <w:fldChar w:fldCharType="separate"/>
            </w:r>
            <w:r>
              <w:rPr>
                <w:noProof/>
                <w:webHidden/>
              </w:rPr>
              <w:t>9</w:t>
            </w:r>
            <w:r>
              <w:rPr>
                <w:noProof/>
                <w:webHidden/>
              </w:rPr>
              <w:fldChar w:fldCharType="end"/>
            </w:r>
          </w:hyperlink>
        </w:p>
        <w:p w14:paraId="79E2D06C" w14:textId="380089A8"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19" w:history="1">
            <w:r w:rsidRPr="00A423E7">
              <w:rPr>
                <w:rStyle w:val="Hyperlink"/>
                <w:rFonts w:ascii="Times New Roman" w:hAnsi="Times New Roman" w:cs="Times New Roman"/>
                <w:noProof/>
                <w:spacing w:val="-2"/>
              </w:rPr>
              <w:t>7.4.</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spacing w:val="-2"/>
              </w:rPr>
              <w:t>Variables</w:t>
            </w:r>
            <w:r>
              <w:rPr>
                <w:noProof/>
                <w:webHidden/>
              </w:rPr>
              <w:tab/>
            </w:r>
            <w:r>
              <w:rPr>
                <w:noProof/>
                <w:webHidden/>
              </w:rPr>
              <w:fldChar w:fldCharType="begin"/>
            </w:r>
            <w:r>
              <w:rPr>
                <w:noProof/>
                <w:webHidden/>
              </w:rPr>
              <w:instrText xml:space="preserve"> PAGEREF _Toc185500719 \h </w:instrText>
            </w:r>
            <w:r>
              <w:rPr>
                <w:noProof/>
                <w:webHidden/>
              </w:rPr>
            </w:r>
            <w:r>
              <w:rPr>
                <w:noProof/>
                <w:webHidden/>
              </w:rPr>
              <w:fldChar w:fldCharType="separate"/>
            </w:r>
            <w:r>
              <w:rPr>
                <w:noProof/>
                <w:webHidden/>
              </w:rPr>
              <w:t>10</w:t>
            </w:r>
            <w:r>
              <w:rPr>
                <w:noProof/>
                <w:webHidden/>
              </w:rPr>
              <w:fldChar w:fldCharType="end"/>
            </w:r>
          </w:hyperlink>
        </w:p>
        <w:p w14:paraId="0D62C476" w14:textId="5ECA5F20"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20" w:history="1">
            <w:r w:rsidRPr="00A423E7">
              <w:rPr>
                <w:rStyle w:val="Hyperlink"/>
                <w:rFonts w:ascii="Times New Roman" w:hAnsi="Times New Roman" w:cs="Times New Roman"/>
                <w:noProof/>
                <w:spacing w:val="-2"/>
              </w:rPr>
              <w:t>7.5.</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Study</w:t>
            </w:r>
            <w:r w:rsidRPr="00A423E7">
              <w:rPr>
                <w:rStyle w:val="Hyperlink"/>
                <w:rFonts w:ascii="Times New Roman" w:hAnsi="Times New Roman" w:cs="Times New Roman"/>
                <w:noProof/>
                <w:spacing w:val="-2"/>
              </w:rPr>
              <w:t xml:space="preserve"> </w:t>
            </w:r>
            <w:r w:rsidRPr="00A423E7">
              <w:rPr>
                <w:rStyle w:val="Hyperlink"/>
                <w:rFonts w:ascii="Times New Roman" w:hAnsi="Times New Roman" w:cs="Times New Roman"/>
                <w:noProof/>
                <w:spacing w:val="-4"/>
              </w:rPr>
              <w:t>size</w:t>
            </w:r>
            <w:r>
              <w:rPr>
                <w:noProof/>
                <w:webHidden/>
              </w:rPr>
              <w:tab/>
            </w:r>
            <w:r>
              <w:rPr>
                <w:noProof/>
                <w:webHidden/>
              </w:rPr>
              <w:fldChar w:fldCharType="begin"/>
            </w:r>
            <w:r>
              <w:rPr>
                <w:noProof/>
                <w:webHidden/>
              </w:rPr>
              <w:instrText xml:space="preserve"> PAGEREF _Toc185500720 \h </w:instrText>
            </w:r>
            <w:r>
              <w:rPr>
                <w:noProof/>
                <w:webHidden/>
              </w:rPr>
            </w:r>
            <w:r>
              <w:rPr>
                <w:noProof/>
                <w:webHidden/>
              </w:rPr>
              <w:fldChar w:fldCharType="separate"/>
            </w:r>
            <w:r>
              <w:rPr>
                <w:noProof/>
                <w:webHidden/>
              </w:rPr>
              <w:t>11</w:t>
            </w:r>
            <w:r>
              <w:rPr>
                <w:noProof/>
                <w:webHidden/>
              </w:rPr>
              <w:fldChar w:fldCharType="end"/>
            </w:r>
          </w:hyperlink>
        </w:p>
        <w:p w14:paraId="2117A03C" w14:textId="31B2FA1F"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21" w:history="1">
            <w:r w:rsidRPr="00A423E7">
              <w:rPr>
                <w:rStyle w:val="Hyperlink"/>
                <w:rFonts w:ascii="Times New Roman" w:hAnsi="Times New Roman" w:cs="Times New Roman"/>
                <w:noProof/>
                <w:spacing w:val="-2"/>
              </w:rPr>
              <w:t>7.6.</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Data</w:t>
            </w:r>
            <w:r w:rsidRPr="00A423E7">
              <w:rPr>
                <w:rStyle w:val="Hyperlink"/>
                <w:rFonts w:ascii="Times New Roman" w:hAnsi="Times New Roman" w:cs="Times New Roman"/>
                <w:noProof/>
                <w:spacing w:val="-5"/>
              </w:rPr>
              <w:t xml:space="preserve"> </w:t>
            </w:r>
            <w:r w:rsidRPr="00A423E7">
              <w:rPr>
                <w:rStyle w:val="Hyperlink"/>
                <w:rFonts w:ascii="Times New Roman" w:hAnsi="Times New Roman" w:cs="Times New Roman"/>
                <w:noProof/>
                <w:spacing w:val="-2"/>
              </w:rPr>
              <w:t>management</w:t>
            </w:r>
            <w:r>
              <w:rPr>
                <w:noProof/>
                <w:webHidden/>
              </w:rPr>
              <w:tab/>
            </w:r>
            <w:r>
              <w:rPr>
                <w:noProof/>
                <w:webHidden/>
              </w:rPr>
              <w:fldChar w:fldCharType="begin"/>
            </w:r>
            <w:r>
              <w:rPr>
                <w:noProof/>
                <w:webHidden/>
              </w:rPr>
              <w:instrText xml:space="preserve"> PAGEREF _Toc185500721 \h </w:instrText>
            </w:r>
            <w:r>
              <w:rPr>
                <w:noProof/>
                <w:webHidden/>
              </w:rPr>
            </w:r>
            <w:r>
              <w:rPr>
                <w:noProof/>
                <w:webHidden/>
              </w:rPr>
              <w:fldChar w:fldCharType="separate"/>
            </w:r>
            <w:r>
              <w:rPr>
                <w:noProof/>
                <w:webHidden/>
              </w:rPr>
              <w:t>11</w:t>
            </w:r>
            <w:r>
              <w:rPr>
                <w:noProof/>
                <w:webHidden/>
              </w:rPr>
              <w:fldChar w:fldCharType="end"/>
            </w:r>
          </w:hyperlink>
        </w:p>
        <w:p w14:paraId="226AEE92" w14:textId="28774F4A"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22" w:history="1">
            <w:r w:rsidRPr="00A423E7">
              <w:rPr>
                <w:rStyle w:val="Hyperlink"/>
                <w:rFonts w:ascii="Times New Roman" w:hAnsi="Times New Roman" w:cs="Times New Roman"/>
                <w:noProof/>
                <w:spacing w:val="-2"/>
              </w:rPr>
              <w:t>7.7.</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Data</w:t>
            </w:r>
            <w:r w:rsidRPr="00A423E7">
              <w:rPr>
                <w:rStyle w:val="Hyperlink"/>
                <w:rFonts w:ascii="Times New Roman" w:hAnsi="Times New Roman" w:cs="Times New Roman"/>
                <w:noProof/>
                <w:spacing w:val="-3"/>
              </w:rPr>
              <w:t xml:space="preserve"> </w:t>
            </w:r>
            <w:r w:rsidRPr="00A423E7">
              <w:rPr>
                <w:rStyle w:val="Hyperlink"/>
                <w:rFonts w:ascii="Times New Roman" w:hAnsi="Times New Roman" w:cs="Times New Roman"/>
                <w:noProof/>
                <w:spacing w:val="-2"/>
              </w:rPr>
              <w:t>analysis</w:t>
            </w:r>
            <w:r>
              <w:rPr>
                <w:noProof/>
                <w:webHidden/>
              </w:rPr>
              <w:tab/>
            </w:r>
            <w:r>
              <w:rPr>
                <w:noProof/>
                <w:webHidden/>
              </w:rPr>
              <w:fldChar w:fldCharType="begin"/>
            </w:r>
            <w:r>
              <w:rPr>
                <w:noProof/>
                <w:webHidden/>
              </w:rPr>
              <w:instrText xml:space="preserve"> PAGEREF _Toc185500722 \h </w:instrText>
            </w:r>
            <w:r>
              <w:rPr>
                <w:noProof/>
                <w:webHidden/>
              </w:rPr>
            </w:r>
            <w:r>
              <w:rPr>
                <w:noProof/>
                <w:webHidden/>
              </w:rPr>
              <w:fldChar w:fldCharType="separate"/>
            </w:r>
            <w:r>
              <w:rPr>
                <w:noProof/>
                <w:webHidden/>
              </w:rPr>
              <w:t>11</w:t>
            </w:r>
            <w:r>
              <w:rPr>
                <w:noProof/>
                <w:webHidden/>
              </w:rPr>
              <w:fldChar w:fldCharType="end"/>
            </w:r>
          </w:hyperlink>
        </w:p>
        <w:p w14:paraId="7B4F2988" w14:textId="5D602028"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25" w:history="1">
            <w:r w:rsidRPr="00A423E7">
              <w:rPr>
                <w:rStyle w:val="Hyperlink"/>
                <w:rFonts w:ascii="Times New Roman" w:hAnsi="Times New Roman" w:cs="Times New Roman"/>
                <w:noProof/>
                <w:spacing w:val="-2"/>
              </w:rPr>
              <w:t>7.8.</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Quality</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spacing w:val="-2"/>
              </w:rPr>
              <w:t>control</w:t>
            </w:r>
            <w:r>
              <w:rPr>
                <w:noProof/>
                <w:webHidden/>
              </w:rPr>
              <w:tab/>
            </w:r>
            <w:r>
              <w:rPr>
                <w:noProof/>
                <w:webHidden/>
              </w:rPr>
              <w:fldChar w:fldCharType="begin"/>
            </w:r>
            <w:r>
              <w:rPr>
                <w:noProof/>
                <w:webHidden/>
              </w:rPr>
              <w:instrText xml:space="preserve"> PAGEREF _Toc185500725 \h </w:instrText>
            </w:r>
            <w:r>
              <w:rPr>
                <w:noProof/>
                <w:webHidden/>
              </w:rPr>
            </w:r>
            <w:r>
              <w:rPr>
                <w:noProof/>
                <w:webHidden/>
              </w:rPr>
              <w:fldChar w:fldCharType="separate"/>
            </w:r>
            <w:r>
              <w:rPr>
                <w:noProof/>
                <w:webHidden/>
              </w:rPr>
              <w:t>12</w:t>
            </w:r>
            <w:r>
              <w:rPr>
                <w:noProof/>
                <w:webHidden/>
              </w:rPr>
              <w:fldChar w:fldCharType="end"/>
            </w:r>
          </w:hyperlink>
        </w:p>
        <w:p w14:paraId="26F94616" w14:textId="24131798"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26" w:history="1">
            <w:r w:rsidRPr="00A423E7">
              <w:rPr>
                <w:rStyle w:val="Hyperlink"/>
                <w:rFonts w:ascii="Times New Roman" w:hAnsi="Times New Roman" w:cs="Times New Roman"/>
                <w:noProof/>
                <w:spacing w:val="-2"/>
              </w:rPr>
              <w:t>7.9.</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Limitations</w:t>
            </w:r>
            <w:r w:rsidRPr="00A423E7">
              <w:rPr>
                <w:rStyle w:val="Hyperlink"/>
                <w:rFonts w:ascii="Times New Roman" w:hAnsi="Times New Roman" w:cs="Times New Roman"/>
                <w:noProof/>
                <w:spacing w:val="-5"/>
              </w:rPr>
              <w:t xml:space="preserve"> </w:t>
            </w:r>
            <w:r w:rsidRPr="00A423E7">
              <w:rPr>
                <w:rStyle w:val="Hyperlink"/>
                <w:rFonts w:ascii="Times New Roman" w:hAnsi="Times New Roman" w:cs="Times New Roman"/>
                <w:noProof/>
              </w:rPr>
              <w:t>of</w:t>
            </w:r>
            <w:r w:rsidRPr="00A423E7">
              <w:rPr>
                <w:rStyle w:val="Hyperlink"/>
                <w:rFonts w:ascii="Times New Roman" w:hAnsi="Times New Roman" w:cs="Times New Roman"/>
                <w:noProof/>
                <w:spacing w:val="-5"/>
              </w:rPr>
              <w:t xml:space="preserve"> </w:t>
            </w:r>
            <w:r w:rsidRPr="00A423E7">
              <w:rPr>
                <w:rStyle w:val="Hyperlink"/>
                <w:rFonts w:ascii="Times New Roman" w:hAnsi="Times New Roman" w:cs="Times New Roman"/>
                <w:noProof/>
              </w:rPr>
              <w:t>the</w:t>
            </w:r>
            <w:r w:rsidRPr="00A423E7">
              <w:rPr>
                <w:rStyle w:val="Hyperlink"/>
                <w:rFonts w:ascii="Times New Roman" w:hAnsi="Times New Roman" w:cs="Times New Roman"/>
                <w:noProof/>
                <w:spacing w:val="-5"/>
              </w:rPr>
              <w:t xml:space="preserve"> </w:t>
            </w:r>
            <w:r w:rsidRPr="00A423E7">
              <w:rPr>
                <w:rStyle w:val="Hyperlink"/>
                <w:rFonts w:ascii="Times New Roman" w:hAnsi="Times New Roman" w:cs="Times New Roman"/>
                <w:noProof/>
              </w:rPr>
              <w:t>research</w:t>
            </w:r>
            <w:r w:rsidRPr="00A423E7">
              <w:rPr>
                <w:rStyle w:val="Hyperlink"/>
                <w:rFonts w:ascii="Times New Roman" w:hAnsi="Times New Roman" w:cs="Times New Roman"/>
                <w:noProof/>
                <w:spacing w:val="-4"/>
              </w:rPr>
              <w:t xml:space="preserve"> </w:t>
            </w:r>
            <w:r w:rsidRPr="00A423E7">
              <w:rPr>
                <w:rStyle w:val="Hyperlink"/>
                <w:rFonts w:ascii="Times New Roman" w:hAnsi="Times New Roman" w:cs="Times New Roman"/>
                <w:noProof/>
                <w:spacing w:val="-2"/>
              </w:rPr>
              <w:t>methods</w:t>
            </w:r>
            <w:r>
              <w:rPr>
                <w:noProof/>
                <w:webHidden/>
              </w:rPr>
              <w:tab/>
            </w:r>
            <w:r>
              <w:rPr>
                <w:noProof/>
                <w:webHidden/>
              </w:rPr>
              <w:fldChar w:fldCharType="begin"/>
            </w:r>
            <w:r>
              <w:rPr>
                <w:noProof/>
                <w:webHidden/>
              </w:rPr>
              <w:instrText xml:space="preserve"> PAGEREF _Toc185500726 \h </w:instrText>
            </w:r>
            <w:r>
              <w:rPr>
                <w:noProof/>
                <w:webHidden/>
              </w:rPr>
            </w:r>
            <w:r>
              <w:rPr>
                <w:noProof/>
                <w:webHidden/>
              </w:rPr>
              <w:fldChar w:fldCharType="separate"/>
            </w:r>
            <w:r>
              <w:rPr>
                <w:noProof/>
                <w:webHidden/>
              </w:rPr>
              <w:t>12</w:t>
            </w:r>
            <w:r>
              <w:rPr>
                <w:noProof/>
                <w:webHidden/>
              </w:rPr>
              <w:fldChar w:fldCharType="end"/>
            </w:r>
          </w:hyperlink>
        </w:p>
        <w:p w14:paraId="44028140" w14:textId="3737FC22" w:rsidR="005B7CB7" w:rsidRDefault="005B7CB7">
          <w:pPr>
            <w:pStyle w:val="TOC2"/>
            <w:tabs>
              <w:tab w:val="left" w:pos="960"/>
              <w:tab w:val="right" w:leader="dot" w:pos="9860"/>
            </w:tabs>
            <w:rPr>
              <w:rFonts w:asciiTheme="minorHAnsi" w:eastAsiaTheme="minorEastAsia" w:hAnsiTheme="minorHAnsi" w:cstheme="minorBidi"/>
              <w:noProof/>
              <w:kern w:val="2"/>
              <w:sz w:val="24"/>
              <w:szCs w:val="24"/>
              <w:lang w:val="de-DE" w:eastAsia="de-DE"/>
              <w14:ligatures w14:val="standardContextual"/>
            </w:rPr>
          </w:pPr>
          <w:hyperlink w:anchor="_Toc185500727" w:history="1">
            <w:r w:rsidRPr="00A423E7">
              <w:rPr>
                <w:rStyle w:val="Hyperlink"/>
                <w:rFonts w:ascii="Times New Roman" w:hAnsi="Times New Roman" w:cs="Times New Roman"/>
                <w:noProof/>
                <w:spacing w:val="-2"/>
              </w:rPr>
              <w:t>7.10.</w:t>
            </w:r>
            <w:r>
              <w:rPr>
                <w:rFonts w:asciiTheme="minorHAnsi" w:eastAsiaTheme="minorEastAsia" w:hAnsiTheme="minorHAnsi" w:cstheme="minorBidi"/>
                <w:noProof/>
                <w:kern w:val="2"/>
                <w:sz w:val="24"/>
                <w:szCs w:val="24"/>
                <w:lang w:val="de-DE" w:eastAsia="de-DE"/>
                <w14:ligatures w14:val="standardContextual"/>
              </w:rPr>
              <w:tab/>
            </w:r>
            <w:r w:rsidRPr="00A423E7">
              <w:rPr>
                <w:rStyle w:val="Hyperlink"/>
                <w:rFonts w:ascii="Times New Roman" w:hAnsi="Times New Roman" w:cs="Times New Roman"/>
                <w:noProof/>
              </w:rPr>
              <w:t>Other</w:t>
            </w:r>
            <w:r w:rsidRPr="00A423E7">
              <w:rPr>
                <w:rStyle w:val="Hyperlink"/>
                <w:rFonts w:ascii="Times New Roman" w:hAnsi="Times New Roman" w:cs="Times New Roman"/>
                <w:noProof/>
                <w:spacing w:val="-2"/>
              </w:rPr>
              <w:t xml:space="preserve"> aspects</w:t>
            </w:r>
            <w:r>
              <w:rPr>
                <w:noProof/>
                <w:webHidden/>
              </w:rPr>
              <w:tab/>
            </w:r>
            <w:r>
              <w:rPr>
                <w:noProof/>
                <w:webHidden/>
              </w:rPr>
              <w:fldChar w:fldCharType="begin"/>
            </w:r>
            <w:r>
              <w:rPr>
                <w:noProof/>
                <w:webHidden/>
              </w:rPr>
              <w:instrText xml:space="preserve"> PAGEREF _Toc185500727 \h </w:instrText>
            </w:r>
            <w:r>
              <w:rPr>
                <w:noProof/>
                <w:webHidden/>
              </w:rPr>
            </w:r>
            <w:r>
              <w:rPr>
                <w:noProof/>
                <w:webHidden/>
              </w:rPr>
              <w:fldChar w:fldCharType="separate"/>
            </w:r>
            <w:r>
              <w:rPr>
                <w:noProof/>
                <w:webHidden/>
              </w:rPr>
              <w:t>13</w:t>
            </w:r>
            <w:r>
              <w:rPr>
                <w:noProof/>
                <w:webHidden/>
              </w:rPr>
              <w:fldChar w:fldCharType="end"/>
            </w:r>
          </w:hyperlink>
        </w:p>
        <w:p w14:paraId="2F254420" w14:textId="2AA0DFE0"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28" w:history="1">
            <w:r w:rsidRPr="00A423E7">
              <w:rPr>
                <w:rStyle w:val="Hyperlink"/>
                <w:rFonts w:ascii="Times New Roman" w:hAnsi="Times New Roman" w:cs="Times New Roman"/>
                <w:noProof/>
                <w:spacing w:val="-1"/>
              </w:rPr>
              <w:t>8.</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Protection</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of</w:t>
            </w:r>
            <w:r w:rsidRPr="00A423E7">
              <w:rPr>
                <w:rStyle w:val="Hyperlink"/>
                <w:rFonts w:ascii="Times New Roman" w:hAnsi="Times New Roman" w:cs="Times New Roman"/>
                <w:noProof/>
                <w:spacing w:val="-8"/>
              </w:rPr>
              <w:t xml:space="preserve"> </w:t>
            </w:r>
            <w:r w:rsidRPr="00A423E7">
              <w:rPr>
                <w:rStyle w:val="Hyperlink"/>
                <w:rFonts w:ascii="Times New Roman" w:hAnsi="Times New Roman" w:cs="Times New Roman"/>
                <w:noProof/>
              </w:rPr>
              <w:t>human</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spacing w:val="-2"/>
              </w:rPr>
              <w:t>subjects</w:t>
            </w:r>
            <w:r>
              <w:rPr>
                <w:noProof/>
                <w:webHidden/>
              </w:rPr>
              <w:tab/>
            </w:r>
            <w:r>
              <w:rPr>
                <w:noProof/>
                <w:webHidden/>
              </w:rPr>
              <w:fldChar w:fldCharType="begin"/>
            </w:r>
            <w:r>
              <w:rPr>
                <w:noProof/>
                <w:webHidden/>
              </w:rPr>
              <w:instrText xml:space="preserve"> PAGEREF _Toc185500728 \h </w:instrText>
            </w:r>
            <w:r>
              <w:rPr>
                <w:noProof/>
                <w:webHidden/>
              </w:rPr>
            </w:r>
            <w:r>
              <w:rPr>
                <w:noProof/>
                <w:webHidden/>
              </w:rPr>
              <w:fldChar w:fldCharType="separate"/>
            </w:r>
            <w:r>
              <w:rPr>
                <w:noProof/>
                <w:webHidden/>
              </w:rPr>
              <w:t>13</w:t>
            </w:r>
            <w:r>
              <w:rPr>
                <w:noProof/>
                <w:webHidden/>
              </w:rPr>
              <w:fldChar w:fldCharType="end"/>
            </w:r>
          </w:hyperlink>
        </w:p>
        <w:p w14:paraId="43B34B3A" w14:textId="63A6632D" w:rsidR="005B7CB7" w:rsidRDefault="005B7CB7">
          <w:pPr>
            <w:pStyle w:val="TOC1"/>
            <w:tabs>
              <w:tab w:val="left" w:pos="692"/>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29" w:history="1">
            <w:r w:rsidRPr="00A423E7">
              <w:rPr>
                <w:rStyle w:val="Hyperlink"/>
                <w:rFonts w:ascii="Times New Roman" w:hAnsi="Times New Roman" w:cs="Times New Roman"/>
                <w:noProof/>
                <w:spacing w:val="-1"/>
              </w:rPr>
              <w:t>9.</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Management</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and</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reporting</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of</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adverse</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 xml:space="preserve">events/adverse </w:t>
            </w:r>
            <w:r w:rsidRPr="00A423E7">
              <w:rPr>
                <w:rStyle w:val="Hyperlink"/>
                <w:rFonts w:ascii="Times New Roman" w:hAnsi="Times New Roman" w:cs="Times New Roman"/>
                <w:noProof/>
                <w:spacing w:val="-2"/>
              </w:rPr>
              <w:t>reactions</w:t>
            </w:r>
            <w:r>
              <w:rPr>
                <w:noProof/>
                <w:webHidden/>
              </w:rPr>
              <w:tab/>
            </w:r>
            <w:r>
              <w:rPr>
                <w:noProof/>
                <w:webHidden/>
              </w:rPr>
              <w:fldChar w:fldCharType="begin"/>
            </w:r>
            <w:r>
              <w:rPr>
                <w:noProof/>
                <w:webHidden/>
              </w:rPr>
              <w:instrText xml:space="preserve"> PAGEREF _Toc185500729 \h </w:instrText>
            </w:r>
            <w:r>
              <w:rPr>
                <w:noProof/>
                <w:webHidden/>
              </w:rPr>
            </w:r>
            <w:r>
              <w:rPr>
                <w:noProof/>
                <w:webHidden/>
              </w:rPr>
              <w:fldChar w:fldCharType="separate"/>
            </w:r>
            <w:r>
              <w:rPr>
                <w:noProof/>
                <w:webHidden/>
              </w:rPr>
              <w:t>13</w:t>
            </w:r>
            <w:r>
              <w:rPr>
                <w:noProof/>
                <w:webHidden/>
              </w:rPr>
              <w:fldChar w:fldCharType="end"/>
            </w:r>
          </w:hyperlink>
        </w:p>
        <w:p w14:paraId="5059D479" w14:textId="2924707B" w:rsidR="005B7CB7" w:rsidRDefault="005B7CB7">
          <w:pPr>
            <w:pStyle w:val="TOC1"/>
            <w:tabs>
              <w:tab w:val="left" w:pos="960"/>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30" w:history="1">
            <w:r w:rsidRPr="00A423E7">
              <w:rPr>
                <w:rStyle w:val="Hyperlink"/>
                <w:rFonts w:ascii="Times New Roman" w:hAnsi="Times New Roman" w:cs="Times New Roman"/>
                <w:noProof/>
                <w:spacing w:val="-1"/>
              </w:rPr>
              <w:t>10.</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rPr>
              <w:t>Plans</w:t>
            </w:r>
            <w:r w:rsidRPr="00A423E7">
              <w:rPr>
                <w:rStyle w:val="Hyperlink"/>
                <w:rFonts w:ascii="Times New Roman" w:hAnsi="Times New Roman" w:cs="Times New Roman"/>
                <w:noProof/>
                <w:spacing w:val="-11"/>
              </w:rPr>
              <w:t xml:space="preserve"> </w:t>
            </w:r>
            <w:r w:rsidRPr="00A423E7">
              <w:rPr>
                <w:rStyle w:val="Hyperlink"/>
                <w:rFonts w:ascii="Times New Roman" w:hAnsi="Times New Roman" w:cs="Times New Roman"/>
                <w:noProof/>
              </w:rPr>
              <w:t>for</w:t>
            </w:r>
            <w:r w:rsidRPr="00A423E7">
              <w:rPr>
                <w:rStyle w:val="Hyperlink"/>
                <w:rFonts w:ascii="Times New Roman" w:hAnsi="Times New Roman" w:cs="Times New Roman"/>
                <w:noProof/>
                <w:spacing w:val="-10"/>
              </w:rPr>
              <w:t xml:space="preserve"> </w:t>
            </w:r>
            <w:r w:rsidRPr="00A423E7">
              <w:rPr>
                <w:rStyle w:val="Hyperlink"/>
                <w:rFonts w:ascii="Times New Roman" w:hAnsi="Times New Roman" w:cs="Times New Roman"/>
                <w:noProof/>
              </w:rPr>
              <w:t>disseminating</w:t>
            </w:r>
            <w:r w:rsidRPr="00A423E7">
              <w:rPr>
                <w:rStyle w:val="Hyperlink"/>
                <w:rFonts w:ascii="Times New Roman" w:hAnsi="Times New Roman" w:cs="Times New Roman"/>
                <w:noProof/>
                <w:spacing w:val="-10"/>
              </w:rPr>
              <w:t xml:space="preserve"> </w:t>
            </w:r>
            <w:r w:rsidRPr="00A423E7">
              <w:rPr>
                <w:rStyle w:val="Hyperlink"/>
                <w:rFonts w:ascii="Times New Roman" w:hAnsi="Times New Roman" w:cs="Times New Roman"/>
                <w:noProof/>
              </w:rPr>
              <w:t>and</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communicating</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study</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spacing w:val="-2"/>
              </w:rPr>
              <w:t>results</w:t>
            </w:r>
            <w:r>
              <w:rPr>
                <w:noProof/>
                <w:webHidden/>
              </w:rPr>
              <w:tab/>
            </w:r>
            <w:r>
              <w:rPr>
                <w:noProof/>
                <w:webHidden/>
              </w:rPr>
              <w:fldChar w:fldCharType="begin"/>
            </w:r>
            <w:r>
              <w:rPr>
                <w:noProof/>
                <w:webHidden/>
              </w:rPr>
              <w:instrText xml:space="preserve"> PAGEREF _Toc185500730 \h </w:instrText>
            </w:r>
            <w:r>
              <w:rPr>
                <w:noProof/>
                <w:webHidden/>
              </w:rPr>
            </w:r>
            <w:r>
              <w:rPr>
                <w:noProof/>
                <w:webHidden/>
              </w:rPr>
              <w:fldChar w:fldCharType="separate"/>
            </w:r>
            <w:r>
              <w:rPr>
                <w:noProof/>
                <w:webHidden/>
              </w:rPr>
              <w:t>13</w:t>
            </w:r>
            <w:r>
              <w:rPr>
                <w:noProof/>
                <w:webHidden/>
              </w:rPr>
              <w:fldChar w:fldCharType="end"/>
            </w:r>
          </w:hyperlink>
        </w:p>
        <w:p w14:paraId="21390F15" w14:textId="6FE992F9" w:rsidR="005B7CB7" w:rsidRDefault="005B7CB7">
          <w:pPr>
            <w:pStyle w:val="TOC1"/>
            <w:tabs>
              <w:tab w:val="left" w:pos="960"/>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31" w:history="1">
            <w:r w:rsidRPr="00A423E7">
              <w:rPr>
                <w:rStyle w:val="Hyperlink"/>
                <w:rFonts w:ascii="Times New Roman" w:hAnsi="Times New Roman" w:cs="Times New Roman"/>
                <w:noProof/>
                <w:spacing w:val="-1"/>
              </w:rPr>
              <w:t>11.</w:t>
            </w:r>
            <w:r>
              <w:rPr>
                <w:rFonts w:asciiTheme="minorHAnsi" w:eastAsiaTheme="minorEastAsia" w:hAnsiTheme="minorHAnsi" w:cstheme="minorBidi"/>
                <w:b w:val="0"/>
                <w:bCs w:val="0"/>
                <w:noProof/>
                <w:kern w:val="2"/>
                <w:szCs w:val="24"/>
                <w:lang w:val="de-DE" w:eastAsia="de-DE"/>
                <w14:ligatures w14:val="standardContextual"/>
              </w:rPr>
              <w:tab/>
            </w:r>
            <w:r w:rsidRPr="00A423E7">
              <w:rPr>
                <w:rStyle w:val="Hyperlink"/>
                <w:rFonts w:ascii="Times New Roman" w:hAnsi="Times New Roman" w:cs="Times New Roman"/>
                <w:noProof/>
                <w:spacing w:val="-2"/>
              </w:rPr>
              <w:t>References</w:t>
            </w:r>
            <w:r>
              <w:rPr>
                <w:noProof/>
                <w:webHidden/>
              </w:rPr>
              <w:tab/>
            </w:r>
            <w:r>
              <w:rPr>
                <w:noProof/>
                <w:webHidden/>
              </w:rPr>
              <w:fldChar w:fldCharType="begin"/>
            </w:r>
            <w:r>
              <w:rPr>
                <w:noProof/>
                <w:webHidden/>
              </w:rPr>
              <w:instrText xml:space="preserve"> PAGEREF _Toc185500731 \h </w:instrText>
            </w:r>
            <w:r>
              <w:rPr>
                <w:noProof/>
                <w:webHidden/>
              </w:rPr>
            </w:r>
            <w:r>
              <w:rPr>
                <w:noProof/>
                <w:webHidden/>
              </w:rPr>
              <w:fldChar w:fldCharType="separate"/>
            </w:r>
            <w:r>
              <w:rPr>
                <w:noProof/>
                <w:webHidden/>
              </w:rPr>
              <w:t>13</w:t>
            </w:r>
            <w:r>
              <w:rPr>
                <w:noProof/>
                <w:webHidden/>
              </w:rPr>
              <w:fldChar w:fldCharType="end"/>
            </w:r>
          </w:hyperlink>
        </w:p>
        <w:p w14:paraId="25046C67" w14:textId="46BF74BE" w:rsidR="005B7CB7" w:rsidRDefault="005B7CB7">
          <w:pPr>
            <w:pStyle w:val="TOC1"/>
            <w:tabs>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32" w:history="1">
            <w:r w:rsidRPr="00A423E7">
              <w:rPr>
                <w:rStyle w:val="Hyperlink"/>
                <w:rFonts w:ascii="Times New Roman" w:hAnsi="Times New Roman" w:cs="Times New Roman"/>
                <w:noProof/>
              </w:rPr>
              <w:t>Annex</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1.</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List</w:t>
            </w:r>
            <w:r w:rsidRPr="00A423E7">
              <w:rPr>
                <w:rStyle w:val="Hyperlink"/>
                <w:rFonts w:ascii="Times New Roman" w:hAnsi="Times New Roman" w:cs="Times New Roman"/>
                <w:noProof/>
                <w:spacing w:val="-9"/>
              </w:rPr>
              <w:t xml:space="preserve"> </w:t>
            </w:r>
            <w:r w:rsidRPr="00A423E7">
              <w:rPr>
                <w:rStyle w:val="Hyperlink"/>
                <w:rFonts w:ascii="Times New Roman" w:hAnsi="Times New Roman" w:cs="Times New Roman"/>
                <w:noProof/>
              </w:rPr>
              <w:t>of</w:t>
            </w:r>
            <w:r w:rsidRPr="00A423E7">
              <w:rPr>
                <w:rStyle w:val="Hyperlink"/>
                <w:rFonts w:ascii="Times New Roman" w:hAnsi="Times New Roman" w:cs="Times New Roman"/>
                <w:noProof/>
                <w:spacing w:val="-3"/>
              </w:rPr>
              <w:t xml:space="preserve"> </w:t>
            </w:r>
            <w:r w:rsidRPr="00A423E7">
              <w:rPr>
                <w:rStyle w:val="Hyperlink"/>
                <w:rFonts w:ascii="Times New Roman" w:hAnsi="Times New Roman" w:cs="Times New Roman"/>
                <w:noProof/>
              </w:rPr>
              <w:t>stand-alone</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spacing w:val="-2"/>
              </w:rPr>
              <w:t>documents</w:t>
            </w:r>
            <w:r>
              <w:rPr>
                <w:noProof/>
                <w:webHidden/>
              </w:rPr>
              <w:tab/>
            </w:r>
            <w:r>
              <w:rPr>
                <w:noProof/>
                <w:webHidden/>
              </w:rPr>
              <w:fldChar w:fldCharType="begin"/>
            </w:r>
            <w:r>
              <w:rPr>
                <w:noProof/>
                <w:webHidden/>
              </w:rPr>
              <w:instrText xml:space="preserve"> PAGEREF _Toc185500732 \h </w:instrText>
            </w:r>
            <w:r>
              <w:rPr>
                <w:noProof/>
                <w:webHidden/>
              </w:rPr>
            </w:r>
            <w:r>
              <w:rPr>
                <w:noProof/>
                <w:webHidden/>
              </w:rPr>
              <w:fldChar w:fldCharType="separate"/>
            </w:r>
            <w:r>
              <w:rPr>
                <w:noProof/>
                <w:webHidden/>
              </w:rPr>
              <w:t>15</w:t>
            </w:r>
            <w:r>
              <w:rPr>
                <w:noProof/>
                <w:webHidden/>
              </w:rPr>
              <w:fldChar w:fldCharType="end"/>
            </w:r>
          </w:hyperlink>
        </w:p>
        <w:p w14:paraId="35BF61BE" w14:textId="1705EA00" w:rsidR="005B7CB7" w:rsidRDefault="005B7CB7">
          <w:pPr>
            <w:pStyle w:val="TOC1"/>
            <w:tabs>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33" w:history="1">
            <w:r w:rsidRPr="00A423E7">
              <w:rPr>
                <w:rStyle w:val="Hyperlink"/>
                <w:rFonts w:ascii="Times New Roman" w:hAnsi="Times New Roman" w:cs="Times New Roman"/>
                <w:noProof/>
              </w:rPr>
              <w:t>Annex</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2.</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ENCePP</w:t>
            </w:r>
            <w:r w:rsidRPr="00A423E7">
              <w:rPr>
                <w:rStyle w:val="Hyperlink"/>
                <w:rFonts w:ascii="Times New Roman" w:hAnsi="Times New Roman" w:cs="Times New Roman"/>
                <w:noProof/>
                <w:spacing w:val="-4"/>
              </w:rPr>
              <w:t xml:space="preserve"> </w:t>
            </w:r>
            <w:r w:rsidRPr="00A423E7">
              <w:rPr>
                <w:rStyle w:val="Hyperlink"/>
                <w:rFonts w:ascii="Times New Roman" w:hAnsi="Times New Roman" w:cs="Times New Roman"/>
                <w:noProof/>
              </w:rPr>
              <w:t>checklist</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for</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study</w:t>
            </w:r>
            <w:r w:rsidRPr="00A423E7">
              <w:rPr>
                <w:rStyle w:val="Hyperlink"/>
                <w:rFonts w:ascii="Times New Roman" w:hAnsi="Times New Roman" w:cs="Times New Roman"/>
                <w:noProof/>
                <w:spacing w:val="-5"/>
              </w:rPr>
              <w:t xml:space="preserve"> </w:t>
            </w:r>
            <w:r w:rsidRPr="00A423E7">
              <w:rPr>
                <w:rStyle w:val="Hyperlink"/>
                <w:rFonts w:ascii="Times New Roman" w:hAnsi="Times New Roman" w:cs="Times New Roman"/>
                <w:noProof/>
                <w:spacing w:val="-2"/>
              </w:rPr>
              <w:t>protocols</w:t>
            </w:r>
            <w:r>
              <w:rPr>
                <w:noProof/>
                <w:webHidden/>
              </w:rPr>
              <w:tab/>
            </w:r>
            <w:r>
              <w:rPr>
                <w:noProof/>
                <w:webHidden/>
              </w:rPr>
              <w:fldChar w:fldCharType="begin"/>
            </w:r>
            <w:r>
              <w:rPr>
                <w:noProof/>
                <w:webHidden/>
              </w:rPr>
              <w:instrText xml:space="preserve"> PAGEREF _Toc185500733 \h </w:instrText>
            </w:r>
            <w:r>
              <w:rPr>
                <w:noProof/>
                <w:webHidden/>
              </w:rPr>
            </w:r>
            <w:r>
              <w:rPr>
                <w:noProof/>
                <w:webHidden/>
              </w:rPr>
              <w:fldChar w:fldCharType="separate"/>
            </w:r>
            <w:r>
              <w:rPr>
                <w:noProof/>
                <w:webHidden/>
              </w:rPr>
              <w:t>15</w:t>
            </w:r>
            <w:r>
              <w:rPr>
                <w:noProof/>
                <w:webHidden/>
              </w:rPr>
              <w:fldChar w:fldCharType="end"/>
            </w:r>
          </w:hyperlink>
        </w:p>
        <w:p w14:paraId="0A1583F4" w14:textId="16E0F1AE" w:rsidR="005B7CB7" w:rsidRDefault="005B7CB7">
          <w:pPr>
            <w:pStyle w:val="TOC1"/>
            <w:tabs>
              <w:tab w:val="right" w:leader="dot" w:pos="9860"/>
            </w:tabs>
            <w:rPr>
              <w:rFonts w:asciiTheme="minorHAnsi" w:eastAsiaTheme="minorEastAsia" w:hAnsiTheme="minorHAnsi" w:cstheme="minorBidi"/>
              <w:b w:val="0"/>
              <w:bCs w:val="0"/>
              <w:noProof/>
              <w:kern w:val="2"/>
              <w:szCs w:val="24"/>
              <w:lang w:val="de-DE" w:eastAsia="de-DE"/>
              <w14:ligatures w14:val="standardContextual"/>
            </w:rPr>
          </w:pPr>
          <w:hyperlink w:anchor="_Toc185500734" w:history="1">
            <w:r w:rsidRPr="00A423E7">
              <w:rPr>
                <w:rStyle w:val="Hyperlink"/>
                <w:rFonts w:ascii="Times New Roman" w:hAnsi="Times New Roman" w:cs="Times New Roman"/>
                <w:noProof/>
              </w:rPr>
              <w:t>Annex</w:t>
            </w:r>
            <w:r w:rsidRPr="00A423E7">
              <w:rPr>
                <w:rStyle w:val="Hyperlink"/>
                <w:rFonts w:ascii="Times New Roman" w:hAnsi="Times New Roman" w:cs="Times New Roman"/>
                <w:noProof/>
                <w:spacing w:val="-7"/>
              </w:rPr>
              <w:t xml:space="preserve"> </w:t>
            </w:r>
            <w:r w:rsidRPr="00A423E7">
              <w:rPr>
                <w:rStyle w:val="Hyperlink"/>
                <w:rFonts w:ascii="Times New Roman" w:hAnsi="Times New Roman" w:cs="Times New Roman"/>
                <w:noProof/>
              </w:rPr>
              <w:t>3.</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rPr>
              <w:t>Additional</w:t>
            </w:r>
            <w:r w:rsidRPr="00A423E7">
              <w:rPr>
                <w:rStyle w:val="Hyperlink"/>
                <w:rFonts w:ascii="Times New Roman" w:hAnsi="Times New Roman" w:cs="Times New Roman"/>
                <w:noProof/>
                <w:spacing w:val="-6"/>
              </w:rPr>
              <w:t xml:space="preserve"> </w:t>
            </w:r>
            <w:r w:rsidRPr="00A423E7">
              <w:rPr>
                <w:rStyle w:val="Hyperlink"/>
                <w:rFonts w:ascii="Times New Roman" w:hAnsi="Times New Roman" w:cs="Times New Roman"/>
                <w:noProof/>
                <w:spacing w:val="-2"/>
              </w:rPr>
              <w:t>information</w:t>
            </w:r>
            <w:r>
              <w:rPr>
                <w:noProof/>
                <w:webHidden/>
              </w:rPr>
              <w:tab/>
            </w:r>
            <w:r>
              <w:rPr>
                <w:noProof/>
                <w:webHidden/>
              </w:rPr>
              <w:fldChar w:fldCharType="begin"/>
            </w:r>
            <w:r>
              <w:rPr>
                <w:noProof/>
                <w:webHidden/>
              </w:rPr>
              <w:instrText xml:space="preserve"> PAGEREF _Toc185500734 \h </w:instrText>
            </w:r>
            <w:r>
              <w:rPr>
                <w:noProof/>
                <w:webHidden/>
              </w:rPr>
            </w:r>
            <w:r>
              <w:rPr>
                <w:noProof/>
                <w:webHidden/>
              </w:rPr>
              <w:fldChar w:fldCharType="separate"/>
            </w:r>
            <w:r>
              <w:rPr>
                <w:noProof/>
                <w:webHidden/>
              </w:rPr>
              <w:t>15</w:t>
            </w:r>
            <w:r>
              <w:rPr>
                <w:noProof/>
                <w:webHidden/>
              </w:rPr>
              <w:fldChar w:fldCharType="end"/>
            </w:r>
          </w:hyperlink>
        </w:p>
        <w:p w14:paraId="7C2B7C02" w14:textId="7673D784" w:rsidR="001D493C" w:rsidRDefault="00A918C0" w:rsidP="007D4CA3">
          <w:pPr>
            <w:ind w:left="0"/>
            <w:rPr>
              <w:rFonts w:cs="Times New Roman"/>
              <w:szCs w:val="24"/>
            </w:rPr>
          </w:pPr>
          <w:r w:rsidRPr="00563771">
            <w:rPr>
              <w:rFonts w:cs="Times New Roman"/>
              <w:szCs w:val="24"/>
            </w:rPr>
            <w:fldChar w:fldCharType="end"/>
          </w:r>
        </w:p>
      </w:sdtContent>
    </w:sdt>
    <w:p w14:paraId="30A2BB76" w14:textId="20E20E39" w:rsidR="005B7CB7" w:rsidRDefault="005B7CB7">
      <w:pPr>
        <w:spacing w:before="0" w:after="0" w:line="240" w:lineRule="auto"/>
        <w:ind w:left="0"/>
        <w:jc w:val="left"/>
        <w:rPr>
          <w:rFonts w:cs="Times New Roman"/>
          <w:szCs w:val="24"/>
        </w:rPr>
      </w:pPr>
      <w:r>
        <w:rPr>
          <w:rFonts w:cs="Times New Roman"/>
          <w:szCs w:val="24"/>
        </w:rPr>
        <w:br w:type="page"/>
      </w:r>
    </w:p>
    <w:p w14:paraId="3C790D19" w14:textId="4B474D5F" w:rsidR="007D4CA3" w:rsidRPr="00563771" w:rsidRDefault="007D4CA3" w:rsidP="007D4CA3">
      <w:pPr>
        <w:pStyle w:val="Heading1"/>
        <w:numPr>
          <w:ilvl w:val="0"/>
          <w:numId w:val="2"/>
        </w:numPr>
        <w:tabs>
          <w:tab w:val="left" w:pos="608"/>
        </w:tabs>
        <w:ind w:left="608" w:hanging="381"/>
        <w:rPr>
          <w:rFonts w:ascii="Times New Roman" w:hAnsi="Times New Roman" w:cs="Times New Roman"/>
          <w:sz w:val="24"/>
          <w:szCs w:val="24"/>
        </w:rPr>
      </w:pPr>
      <w:bookmarkStart w:id="52" w:name="_Toc185500706"/>
      <w:r>
        <w:rPr>
          <w:rFonts w:ascii="Times New Roman" w:hAnsi="Times New Roman" w:cs="Times New Roman"/>
          <w:spacing w:val="-2"/>
          <w:sz w:val="24"/>
          <w:szCs w:val="24"/>
        </w:rPr>
        <w:lastRenderedPageBreak/>
        <w:t>List of abbreviations</w:t>
      </w:r>
      <w:bookmarkEnd w:id="52"/>
    </w:p>
    <w:tbl>
      <w:tblPr>
        <w:tblStyle w:val="TableGrid"/>
        <w:tblW w:w="0" w:type="auto"/>
        <w:tblCellMar>
          <w:left w:w="57" w:type="dxa"/>
          <w:right w:w="57" w:type="dxa"/>
        </w:tblCellMar>
        <w:tblLook w:val="04A0" w:firstRow="1" w:lastRow="0" w:firstColumn="1" w:lastColumn="0" w:noHBand="0" w:noVBand="1"/>
      </w:tblPr>
      <w:tblGrid>
        <w:gridCol w:w="2122"/>
        <w:gridCol w:w="6952"/>
      </w:tblGrid>
      <w:tr w:rsidR="00E51D53" w14:paraId="00A2211D" w14:textId="77777777" w:rsidTr="00174388">
        <w:trPr>
          <w:trHeight w:val="276"/>
        </w:trPr>
        <w:tc>
          <w:tcPr>
            <w:tcW w:w="2122" w:type="dxa"/>
          </w:tcPr>
          <w:p w14:paraId="7FDCBFBE" w14:textId="4615BC56" w:rsidR="00E51D53" w:rsidRDefault="00A918C0" w:rsidP="00E51D53">
            <w:pPr>
              <w:spacing w:line="240" w:lineRule="auto"/>
            </w:pPr>
            <w:del w:id="53" w:author="Viering, Tammo" w:date="2024-12-19T11:05:00Z" w16du:dateUtc="2024-12-19T10:05:00Z">
              <w:r w:rsidRPr="00F27BAF" w:rsidDel="00E51D53">
                <w:rPr>
                  <w:rFonts w:cs="Times New Roman"/>
                  <w:color w:val="339966"/>
                  <w:szCs w:val="24"/>
                </w:rPr>
                <w:delText>List</w:delText>
              </w:r>
              <w:r w:rsidRPr="00F27BAF" w:rsidDel="00E51D53">
                <w:rPr>
                  <w:rFonts w:cs="Times New Roman"/>
                  <w:color w:val="339966"/>
                  <w:spacing w:val="-7"/>
                  <w:szCs w:val="24"/>
                </w:rPr>
                <w:delText xml:space="preserve"> </w:delText>
              </w:r>
              <w:r w:rsidRPr="00F27BAF" w:rsidDel="00E51D53">
                <w:rPr>
                  <w:rFonts w:cs="Times New Roman"/>
                  <w:color w:val="339966"/>
                  <w:szCs w:val="24"/>
                </w:rPr>
                <w:delText>of</w:delText>
              </w:r>
              <w:r w:rsidRPr="00F27BAF" w:rsidDel="00E51D53">
                <w:rPr>
                  <w:rFonts w:cs="Times New Roman"/>
                  <w:color w:val="339966"/>
                  <w:spacing w:val="-5"/>
                  <w:szCs w:val="24"/>
                </w:rPr>
                <w:delText xml:space="preserve"> </w:delText>
              </w:r>
              <w:r w:rsidRPr="00F27BAF" w:rsidDel="00E51D53">
                <w:rPr>
                  <w:rFonts w:cs="Times New Roman"/>
                  <w:color w:val="339966"/>
                  <w:szCs w:val="24"/>
                </w:rPr>
                <w:delText>main</w:delText>
              </w:r>
              <w:r w:rsidRPr="00F27BAF" w:rsidDel="00E51D53">
                <w:rPr>
                  <w:rFonts w:cs="Times New Roman"/>
                  <w:color w:val="339966"/>
                  <w:spacing w:val="-5"/>
                  <w:szCs w:val="24"/>
                </w:rPr>
                <w:delText xml:space="preserve"> </w:delText>
              </w:r>
              <w:r w:rsidRPr="00F27BAF" w:rsidDel="00E51D53">
                <w:rPr>
                  <w:rFonts w:cs="Times New Roman"/>
                  <w:color w:val="339966"/>
                  <w:szCs w:val="24"/>
                </w:rPr>
                <w:delText>abbreviations</w:delText>
              </w:r>
              <w:r w:rsidRPr="00F27BAF" w:rsidDel="00E51D53">
                <w:rPr>
                  <w:rFonts w:cs="Times New Roman"/>
                  <w:color w:val="339966"/>
                  <w:spacing w:val="-5"/>
                  <w:szCs w:val="24"/>
                </w:rPr>
                <w:delText xml:space="preserve"> </w:delText>
              </w:r>
              <w:r w:rsidRPr="00F27BAF" w:rsidDel="00E51D53">
                <w:rPr>
                  <w:rFonts w:cs="Times New Roman"/>
                  <w:color w:val="339966"/>
                  <w:szCs w:val="24"/>
                </w:rPr>
                <w:delText>used</w:delText>
              </w:r>
              <w:r w:rsidRPr="00F27BAF" w:rsidDel="00E51D53">
                <w:rPr>
                  <w:rFonts w:cs="Times New Roman"/>
                  <w:color w:val="339966"/>
                  <w:spacing w:val="-5"/>
                  <w:szCs w:val="24"/>
                </w:rPr>
                <w:delText xml:space="preserve"> </w:delText>
              </w:r>
              <w:r w:rsidRPr="00F27BAF" w:rsidDel="00E51D53">
                <w:rPr>
                  <w:rFonts w:cs="Times New Roman"/>
                  <w:color w:val="339966"/>
                  <w:szCs w:val="24"/>
                </w:rPr>
                <w:delText>in</w:delText>
              </w:r>
              <w:r w:rsidRPr="00F27BAF" w:rsidDel="00E51D53">
                <w:rPr>
                  <w:rFonts w:cs="Times New Roman"/>
                  <w:color w:val="339966"/>
                  <w:spacing w:val="-4"/>
                  <w:szCs w:val="24"/>
                </w:rPr>
                <w:delText xml:space="preserve"> </w:delText>
              </w:r>
              <w:r w:rsidRPr="00F27BAF" w:rsidDel="00E51D53">
                <w:rPr>
                  <w:rFonts w:cs="Times New Roman"/>
                  <w:color w:val="339966"/>
                  <w:szCs w:val="24"/>
                </w:rPr>
                <w:delText>the</w:delText>
              </w:r>
              <w:r w:rsidRPr="00F27BAF" w:rsidDel="00E51D53">
                <w:rPr>
                  <w:rFonts w:cs="Times New Roman"/>
                  <w:color w:val="339966"/>
                  <w:spacing w:val="-5"/>
                  <w:szCs w:val="24"/>
                </w:rPr>
                <w:delText xml:space="preserve"> </w:delText>
              </w:r>
              <w:r w:rsidRPr="00F27BAF" w:rsidDel="00E51D53">
                <w:rPr>
                  <w:rFonts w:cs="Times New Roman"/>
                  <w:color w:val="339966"/>
                  <w:szCs w:val="24"/>
                </w:rPr>
                <w:delText>study</w:delText>
              </w:r>
              <w:r w:rsidRPr="00F27BAF" w:rsidDel="00E51D53">
                <w:rPr>
                  <w:rFonts w:cs="Times New Roman"/>
                  <w:color w:val="339966"/>
                  <w:spacing w:val="-4"/>
                  <w:szCs w:val="24"/>
                </w:rPr>
                <w:delText xml:space="preserve"> </w:delText>
              </w:r>
              <w:r w:rsidRPr="00F27BAF" w:rsidDel="00E51D53">
                <w:rPr>
                  <w:rFonts w:cs="Times New Roman"/>
                  <w:color w:val="339966"/>
                  <w:spacing w:val="-2"/>
                  <w:szCs w:val="24"/>
                </w:rPr>
                <w:delText>protocol</w:delText>
              </w:r>
              <w:r w:rsidR="00854CE7" w:rsidRPr="00F27BAF" w:rsidDel="00E51D53">
                <w:rPr>
                  <w:rFonts w:cs="Times New Roman"/>
                  <w:color w:val="339966"/>
                  <w:spacing w:val="-2"/>
                  <w:szCs w:val="24"/>
                </w:rPr>
                <w:delText>.</w:delText>
              </w:r>
            </w:del>
            <w:r w:rsidR="00E51D53">
              <w:t>CI</w:t>
            </w:r>
          </w:p>
        </w:tc>
        <w:tc>
          <w:tcPr>
            <w:tcW w:w="6952" w:type="dxa"/>
          </w:tcPr>
          <w:p w14:paraId="52B4E42B" w14:textId="77777777" w:rsidR="00E51D53" w:rsidRDefault="00E51D53" w:rsidP="00F27BAF">
            <w:pPr>
              <w:spacing w:line="240" w:lineRule="auto"/>
              <w:jc w:val="left"/>
            </w:pPr>
            <w:r>
              <w:t>Confidence interval</w:t>
            </w:r>
          </w:p>
        </w:tc>
      </w:tr>
      <w:tr w:rsidR="00E51D53" w14:paraId="40BCF8D4" w14:textId="77777777" w:rsidTr="00174388">
        <w:trPr>
          <w:trHeight w:val="276"/>
        </w:trPr>
        <w:tc>
          <w:tcPr>
            <w:tcW w:w="2122" w:type="dxa"/>
          </w:tcPr>
          <w:p w14:paraId="66DD00B1" w14:textId="77777777" w:rsidR="00E51D53" w:rsidRDefault="00E51D53" w:rsidP="00E51D53">
            <w:pPr>
              <w:spacing w:line="240" w:lineRule="auto"/>
            </w:pPr>
            <w:r>
              <w:t>EHR</w:t>
            </w:r>
          </w:p>
        </w:tc>
        <w:tc>
          <w:tcPr>
            <w:tcW w:w="6952" w:type="dxa"/>
          </w:tcPr>
          <w:p w14:paraId="4770781E" w14:textId="77777777" w:rsidR="00E51D53" w:rsidRDefault="00E51D53" w:rsidP="00F27BAF">
            <w:pPr>
              <w:spacing w:line="240" w:lineRule="auto"/>
              <w:jc w:val="left"/>
            </w:pPr>
            <w:r w:rsidRPr="001D6072">
              <w:t>Electronic Health Record</w:t>
            </w:r>
          </w:p>
        </w:tc>
      </w:tr>
      <w:tr w:rsidR="00E51D53" w14:paraId="61EA6D30" w14:textId="77777777" w:rsidTr="00174388">
        <w:trPr>
          <w:trHeight w:val="276"/>
        </w:trPr>
        <w:tc>
          <w:tcPr>
            <w:tcW w:w="2122" w:type="dxa"/>
          </w:tcPr>
          <w:p w14:paraId="2CA2C65E" w14:textId="77777777" w:rsidR="00E51D53" w:rsidRDefault="00E51D53" w:rsidP="00E51D53">
            <w:pPr>
              <w:spacing w:line="240" w:lineRule="auto"/>
            </w:pPr>
            <w:r>
              <w:t>GP</w:t>
            </w:r>
          </w:p>
        </w:tc>
        <w:tc>
          <w:tcPr>
            <w:tcW w:w="6952" w:type="dxa"/>
          </w:tcPr>
          <w:p w14:paraId="7BA0C675" w14:textId="77777777" w:rsidR="00E51D53" w:rsidRDefault="00E51D53" w:rsidP="00F27BAF">
            <w:pPr>
              <w:spacing w:line="240" w:lineRule="auto"/>
              <w:jc w:val="left"/>
            </w:pPr>
            <w:r>
              <w:rPr>
                <w:lang w:bidi="th-TH"/>
              </w:rPr>
              <w:t>General practitioner</w:t>
            </w:r>
          </w:p>
        </w:tc>
      </w:tr>
      <w:tr w:rsidR="00E51D53" w14:paraId="1CD22B89" w14:textId="77777777" w:rsidTr="00174388">
        <w:trPr>
          <w:trHeight w:val="276"/>
        </w:trPr>
        <w:tc>
          <w:tcPr>
            <w:tcW w:w="2122" w:type="dxa"/>
          </w:tcPr>
          <w:p w14:paraId="796BBFD9" w14:textId="77777777" w:rsidR="00E51D53" w:rsidRDefault="00E51D53" w:rsidP="00E51D53">
            <w:pPr>
              <w:spacing w:line="240" w:lineRule="auto"/>
            </w:pPr>
            <w:r w:rsidRPr="00B302D4">
              <w:t>ICD-10</w:t>
            </w:r>
          </w:p>
        </w:tc>
        <w:tc>
          <w:tcPr>
            <w:tcW w:w="6952" w:type="dxa"/>
          </w:tcPr>
          <w:p w14:paraId="35ABD9E0" w14:textId="77777777" w:rsidR="00E51D53" w:rsidRDefault="00E51D53" w:rsidP="00F27BAF">
            <w:pPr>
              <w:spacing w:line="240" w:lineRule="auto"/>
              <w:jc w:val="left"/>
            </w:pPr>
            <w:r w:rsidRPr="00B302D4">
              <w:t>International Classification of Diseases, Tenth Revision</w:t>
            </w:r>
          </w:p>
        </w:tc>
      </w:tr>
      <w:tr w:rsidR="00E51D53" w14:paraId="4EBBD2FC" w14:textId="77777777" w:rsidTr="00174388">
        <w:trPr>
          <w:trHeight w:val="276"/>
        </w:trPr>
        <w:tc>
          <w:tcPr>
            <w:tcW w:w="2122" w:type="dxa"/>
          </w:tcPr>
          <w:p w14:paraId="64C8AAC1" w14:textId="77777777" w:rsidR="00E51D53" w:rsidRPr="00E17DA6" w:rsidRDefault="00E51D53" w:rsidP="00E51D53">
            <w:pPr>
              <w:spacing w:line="240" w:lineRule="auto"/>
            </w:pPr>
            <w:r>
              <w:t>RWE</w:t>
            </w:r>
          </w:p>
        </w:tc>
        <w:tc>
          <w:tcPr>
            <w:tcW w:w="6952" w:type="dxa"/>
          </w:tcPr>
          <w:p w14:paraId="014BA9C0" w14:textId="77777777" w:rsidR="00E51D53" w:rsidRPr="00B302D4" w:rsidRDefault="00E51D53" w:rsidP="00F27BAF">
            <w:pPr>
              <w:spacing w:line="240" w:lineRule="auto"/>
              <w:jc w:val="left"/>
            </w:pPr>
            <w:r>
              <w:rPr>
                <w:iCs/>
              </w:rPr>
              <w:t>R</w:t>
            </w:r>
            <w:r w:rsidRPr="00F8109F">
              <w:rPr>
                <w:iCs/>
              </w:rPr>
              <w:t>eal-world evidence</w:t>
            </w:r>
          </w:p>
        </w:tc>
      </w:tr>
      <w:tr w:rsidR="00E51D53" w14:paraId="1A44B089" w14:textId="77777777" w:rsidTr="00174388">
        <w:trPr>
          <w:trHeight w:val="276"/>
        </w:trPr>
        <w:tc>
          <w:tcPr>
            <w:tcW w:w="2122" w:type="dxa"/>
          </w:tcPr>
          <w:p w14:paraId="1699FC25" w14:textId="77777777" w:rsidR="00E51D53" w:rsidRPr="00E17DA6" w:rsidRDefault="00E51D53" w:rsidP="00E51D53">
            <w:pPr>
              <w:spacing w:line="240" w:lineRule="auto"/>
            </w:pPr>
            <w:r>
              <w:t>SD</w:t>
            </w:r>
          </w:p>
        </w:tc>
        <w:tc>
          <w:tcPr>
            <w:tcW w:w="6952" w:type="dxa"/>
          </w:tcPr>
          <w:p w14:paraId="2C6ADA47" w14:textId="77777777" w:rsidR="00E51D53" w:rsidRPr="00B302D4" w:rsidRDefault="00E51D53" w:rsidP="00F27BAF">
            <w:pPr>
              <w:spacing w:line="240" w:lineRule="auto"/>
              <w:jc w:val="left"/>
            </w:pPr>
            <w:r>
              <w:t>Standard deviation</w:t>
            </w:r>
          </w:p>
        </w:tc>
      </w:tr>
      <w:tr w:rsidR="00174388" w14:paraId="72715440" w14:textId="77777777" w:rsidTr="00174388">
        <w:trPr>
          <w:trHeight w:val="276"/>
        </w:trPr>
        <w:tc>
          <w:tcPr>
            <w:tcW w:w="2122" w:type="dxa"/>
          </w:tcPr>
          <w:p w14:paraId="42DD629E" w14:textId="52215F6D" w:rsidR="00174388" w:rsidRDefault="00174388" w:rsidP="00E51D53">
            <w:pPr>
              <w:spacing w:line="240" w:lineRule="auto"/>
            </w:pPr>
            <w:r>
              <w:t>SNOWMED CT</w:t>
            </w:r>
          </w:p>
        </w:tc>
        <w:tc>
          <w:tcPr>
            <w:tcW w:w="6952" w:type="dxa"/>
          </w:tcPr>
          <w:p w14:paraId="421D206A" w14:textId="00BA21FA" w:rsidR="00174388" w:rsidRDefault="00174388" w:rsidP="00F27BAF">
            <w:pPr>
              <w:spacing w:line="240" w:lineRule="auto"/>
              <w:jc w:val="left"/>
            </w:pPr>
            <w:r w:rsidRPr="00174388">
              <w:t>Systematized Nomenclature of Medicine</w:t>
            </w:r>
            <w:r>
              <w:t>,</w:t>
            </w:r>
            <w:r w:rsidRPr="00174388">
              <w:t xml:space="preserve"> Clinical Terms</w:t>
            </w:r>
          </w:p>
        </w:tc>
      </w:tr>
      <w:tr w:rsidR="00E51D53" w14:paraId="04D4FC34" w14:textId="77777777" w:rsidTr="00174388">
        <w:trPr>
          <w:trHeight w:val="276"/>
        </w:trPr>
        <w:tc>
          <w:tcPr>
            <w:tcW w:w="2122" w:type="dxa"/>
          </w:tcPr>
          <w:p w14:paraId="583529F8" w14:textId="77777777" w:rsidR="00E51D53" w:rsidRDefault="00E51D53" w:rsidP="00E51D53">
            <w:pPr>
              <w:spacing w:line="240" w:lineRule="auto"/>
            </w:pPr>
            <w:r>
              <w:t>THIN</w:t>
            </w:r>
          </w:p>
        </w:tc>
        <w:tc>
          <w:tcPr>
            <w:tcW w:w="6952" w:type="dxa"/>
          </w:tcPr>
          <w:p w14:paraId="0A9803C3" w14:textId="77777777" w:rsidR="00E51D53" w:rsidRDefault="00E51D53" w:rsidP="00F27BAF">
            <w:pPr>
              <w:spacing w:line="240" w:lineRule="auto"/>
              <w:jc w:val="left"/>
            </w:pPr>
            <w:r w:rsidRPr="001D6072">
              <w:t>The Health Improvement Network</w:t>
            </w:r>
          </w:p>
        </w:tc>
      </w:tr>
      <w:tr w:rsidR="00E51D53" w14:paraId="275ED112" w14:textId="77777777" w:rsidTr="00174388">
        <w:trPr>
          <w:trHeight w:val="276"/>
        </w:trPr>
        <w:tc>
          <w:tcPr>
            <w:tcW w:w="2122" w:type="dxa"/>
          </w:tcPr>
          <w:p w14:paraId="79DBF861" w14:textId="77777777" w:rsidR="00E51D53" w:rsidRDefault="00E51D53" w:rsidP="00E51D53">
            <w:pPr>
              <w:spacing w:line="240" w:lineRule="auto"/>
            </w:pPr>
            <w:r>
              <w:t>TTH</w:t>
            </w:r>
          </w:p>
        </w:tc>
        <w:tc>
          <w:tcPr>
            <w:tcW w:w="6952" w:type="dxa"/>
          </w:tcPr>
          <w:p w14:paraId="06D4A8DD" w14:textId="77777777" w:rsidR="00E51D53" w:rsidRDefault="00E51D53" w:rsidP="00F27BAF">
            <w:pPr>
              <w:spacing w:line="240" w:lineRule="auto"/>
              <w:jc w:val="left"/>
            </w:pPr>
            <w:r>
              <w:t>T</w:t>
            </w:r>
            <w:r w:rsidRPr="00390ABF">
              <w:t>ension-type headache</w:t>
            </w:r>
          </w:p>
        </w:tc>
      </w:tr>
      <w:tr w:rsidR="00E51D53" w14:paraId="564C7CF6" w14:textId="77777777" w:rsidTr="00174388">
        <w:trPr>
          <w:trHeight w:val="62"/>
        </w:trPr>
        <w:tc>
          <w:tcPr>
            <w:tcW w:w="2122" w:type="dxa"/>
          </w:tcPr>
          <w:p w14:paraId="7B876E83" w14:textId="77777777" w:rsidR="00E51D53" w:rsidRDefault="00E51D53" w:rsidP="00E51D53">
            <w:pPr>
              <w:spacing w:line="240" w:lineRule="auto"/>
            </w:pPr>
            <w:r w:rsidRPr="00390ABF">
              <w:t>UK</w:t>
            </w:r>
          </w:p>
        </w:tc>
        <w:tc>
          <w:tcPr>
            <w:tcW w:w="6952" w:type="dxa"/>
          </w:tcPr>
          <w:p w14:paraId="15A782AA" w14:textId="77777777" w:rsidR="00E51D53" w:rsidRDefault="00E51D53" w:rsidP="00F27BAF">
            <w:pPr>
              <w:spacing w:line="240" w:lineRule="auto"/>
              <w:jc w:val="left"/>
            </w:pPr>
            <w:r w:rsidRPr="00E24111">
              <w:t>United Kingdom</w:t>
            </w:r>
          </w:p>
        </w:tc>
      </w:tr>
    </w:tbl>
    <w:p w14:paraId="7C2B7C07" w14:textId="77777777" w:rsidR="001D493C" w:rsidRPr="00563771" w:rsidRDefault="001D493C" w:rsidP="007D6ADB">
      <w:pPr>
        <w:pStyle w:val="BodyText"/>
        <w:spacing w:before="9"/>
        <w:rPr>
          <w:rFonts w:cs="Times New Roman"/>
          <w:szCs w:val="24"/>
        </w:rPr>
      </w:pPr>
    </w:p>
    <w:p w14:paraId="7C2B7C0B" w14:textId="0250010E" w:rsidR="00854CE7" w:rsidRPr="00563771" w:rsidRDefault="00854CE7">
      <w:pPr>
        <w:rPr>
          <w:rFonts w:cs="Times New Roman"/>
          <w:i/>
          <w:iCs/>
          <w:szCs w:val="24"/>
        </w:rPr>
      </w:pPr>
      <w:bookmarkStart w:id="54" w:name="3._Responsible_parties"/>
      <w:bookmarkEnd w:id="54"/>
      <w:r w:rsidRPr="00563771">
        <w:rPr>
          <w:rFonts w:cs="Times New Roman"/>
          <w:szCs w:val="24"/>
        </w:rPr>
        <w:br w:type="page"/>
      </w:r>
    </w:p>
    <w:p w14:paraId="57527429" w14:textId="56094653" w:rsidR="00C61855" w:rsidRPr="00C61855" w:rsidRDefault="00D55BB4" w:rsidP="00C61855">
      <w:pPr>
        <w:pStyle w:val="Heading1"/>
        <w:numPr>
          <w:ilvl w:val="0"/>
          <w:numId w:val="2"/>
        </w:numPr>
        <w:tabs>
          <w:tab w:val="left" w:pos="608"/>
        </w:tabs>
        <w:ind w:left="608" w:hanging="381"/>
        <w:rPr>
          <w:rFonts w:ascii="Times New Roman" w:hAnsi="Times New Roman" w:cs="Times New Roman"/>
          <w:sz w:val="24"/>
          <w:szCs w:val="24"/>
        </w:rPr>
      </w:pPr>
      <w:bookmarkStart w:id="55" w:name="4._Abstract"/>
      <w:bookmarkStart w:id="56" w:name="_Toc185500707"/>
      <w:bookmarkEnd w:id="55"/>
      <w:r w:rsidRPr="00563771">
        <w:rPr>
          <w:rFonts w:ascii="Times New Roman" w:hAnsi="Times New Roman" w:cs="Times New Roman"/>
          <w:spacing w:val="-2"/>
          <w:sz w:val="24"/>
          <w:szCs w:val="24"/>
        </w:rPr>
        <w:lastRenderedPageBreak/>
        <w:t>Synopsis</w:t>
      </w:r>
      <w:bookmarkEnd w:id="56"/>
    </w:p>
    <w:tbl>
      <w:tblPr>
        <w:tblStyle w:val="TableGrid"/>
        <w:tblW w:w="0" w:type="auto"/>
        <w:tblInd w:w="227" w:type="dxa"/>
        <w:tblLook w:val="04A0" w:firstRow="1" w:lastRow="0" w:firstColumn="1" w:lastColumn="0" w:noHBand="0" w:noVBand="1"/>
      </w:tblPr>
      <w:tblGrid>
        <w:gridCol w:w="2036"/>
        <w:gridCol w:w="7597"/>
      </w:tblGrid>
      <w:tr w:rsidR="00C61855" w14:paraId="799CDFF0" w14:textId="77777777" w:rsidTr="00C61855">
        <w:tc>
          <w:tcPr>
            <w:tcW w:w="2036" w:type="dxa"/>
          </w:tcPr>
          <w:p w14:paraId="2D26AEC0" w14:textId="7CFC9F67" w:rsidR="00C61855" w:rsidRPr="00C61855" w:rsidRDefault="00C61855" w:rsidP="00C61855">
            <w:pPr>
              <w:ind w:left="0"/>
              <w:jc w:val="left"/>
              <w:rPr>
                <w:b/>
                <w:bCs/>
              </w:rPr>
            </w:pPr>
            <w:r w:rsidRPr="00C61855">
              <w:rPr>
                <w:b/>
                <w:bCs/>
              </w:rPr>
              <w:t>Title</w:t>
            </w:r>
          </w:p>
        </w:tc>
        <w:tc>
          <w:tcPr>
            <w:tcW w:w="7597" w:type="dxa"/>
          </w:tcPr>
          <w:p w14:paraId="400ACE65" w14:textId="41AAAD74" w:rsidR="00C61855" w:rsidRDefault="00C61855" w:rsidP="00C61855">
            <w:pPr>
              <w:ind w:left="0"/>
            </w:pPr>
            <w:r w:rsidRPr="00C61855">
              <w:rPr>
                <w:spacing w:val="-2"/>
              </w:rPr>
              <w:t xml:space="preserve">Patterns of primary care referral of headache disorder patients in </w:t>
            </w:r>
            <w:r w:rsidR="001609B3">
              <w:rPr>
                <w:spacing w:val="-2"/>
              </w:rPr>
              <w:t>the UK</w:t>
            </w:r>
          </w:p>
        </w:tc>
      </w:tr>
      <w:tr w:rsidR="00C61855" w14:paraId="6F2E8C6B" w14:textId="77777777" w:rsidTr="00C61855">
        <w:tc>
          <w:tcPr>
            <w:tcW w:w="2036" w:type="dxa"/>
          </w:tcPr>
          <w:p w14:paraId="124805EF" w14:textId="7FBC1126" w:rsidR="00C61855" w:rsidRPr="00C61855" w:rsidRDefault="00C61855" w:rsidP="00C61855">
            <w:pPr>
              <w:ind w:left="0"/>
              <w:jc w:val="left"/>
              <w:rPr>
                <w:b/>
                <w:bCs/>
              </w:rPr>
            </w:pPr>
            <w:r w:rsidRPr="00C61855">
              <w:rPr>
                <w:b/>
                <w:bCs/>
                <w:spacing w:val="-2"/>
              </w:rPr>
              <w:t>Rationale and Background</w:t>
            </w:r>
          </w:p>
        </w:tc>
        <w:tc>
          <w:tcPr>
            <w:tcW w:w="7597" w:type="dxa"/>
          </w:tcPr>
          <w:p w14:paraId="70184C28" w14:textId="1EBD4294" w:rsidR="00C61855" w:rsidRDefault="00C61855" w:rsidP="00C61855">
            <w:pPr>
              <w:ind w:left="0"/>
            </w:pPr>
            <w:r w:rsidRPr="00C61855">
              <w:rPr>
                <w:spacing w:val="-2"/>
              </w:rPr>
              <w:t xml:space="preserve">Headache disorders, particularly migraines and tension-type headaches (TTH), are common and significantly impact </w:t>
            </w:r>
            <w:del w:id="57" w:author="Chu, Paula" w:date="2025-09-03T11:34:00Z" w16du:dateUtc="2025-09-03T09:34:00Z">
              <w:r w:rsidRPr="00C61855" w:rsidDel="00CF37AC">
                <w:rPr>
                  <w:spacing w:val="-2"/>
                </w:rPr>
                <w:delText xml:space="preserve">the </w:delText>
              </w:r>
            </w:del>
            <w:r w:rsidRPr="00C61855">
              <w:rPr>
                <w:spacing w:val="-2"/>
              </w:rPr>
              <w:t xml:space="preserve">quality of life. This study aims to address the gap in literature regarding referral patterns </w:t>
            </w:r>
            <w:ins w:id="58" w:author="Chu, Paula" w:date="2025-09-03T11:34:00Z" w16du:dateUtc="2025-09-03T09:34:00Z">
              <w:r w:rsidR="00CF37AC">
                <w:rPr>
                  <w:spacing w:val="-2"/>
                </w:rPr>
                <w:t xml:space="preserve">and healthcare resource utilization </w:t>
              </w:r>
            </w:ins>
            <w:r w:rsidRPr="00C61855">
              <w:rPr>
                <w:spacing w:val="-2"/>
              </w:rPr>
              <w:t xml:space="preserve">among headache disorder patients in </w:t>
            </w:r>
            <w:r w:rsidR="001609B3">
              <w:rPr>
                <w:spacing w:val="-2"/>
              </w:rPr>
              <w:t>the UK</w:t>
            </w:r>
            <w:r w:rsidRPr="00C61855">
              <w:rPr>
                <w:spacing w:val="-2"/>
              </w:rPr>
              <w:t>.</w:t>
            </w:r>
          </w:p>
        </w:tc>
      </w:tr>
      <w:tr w:rsidR="00C61855" w14:paraId="4E002A6A" w14:textId="77777777" w:rsidTr="00C61855">
        <w:tc>
          <w:tcPr>
            <w:tcW w:w="2036" w:type="dxa"/>
          </w:tcPr>
          <w:p w14:paraId="67CDE8AB" w14:textId="5E27CB2B" w:rsidR="00C61855" w:rsidRPr="00C61855" w:rsidRDefault="00C61855" w:rsidP="00C61855">
            <w:pPr>
              <w:ind w:left="0"/>
              <w:jc w:val="left"/>
              <w:rPr>
                <w:b/>
                <w:bCs/>
              </w:rPr>
            </w:pPr>
            <w:commentRangeStart w:id="59"/>
            <w:r w:rsidRPr="00C61855">
              <w:rPr>
                <w:b/>
                <w:bCs/>
              </w:rPr>
              <w:t>Objectives</w:t>
            </w:r>
            <w:commentRangeEnd w:id="59"/>
            <w:r w:rsidR="001438A2">
              <w:rPr>
                <w:rStyle w:val="CommentReference"/>
                <w14:ligatures w14:val="none"/>
              </w:rPr>
              <w:commentReference w:id="59"/>
            </w:r>
          </w:p>
        </w:tc>
        <w:tc>
          <w:tcPr>
            <w:tcW w:w="7597" w:type="dxa"/>
          </w:tcPr>
          <w:p w14:paraId="1CD4E2F9" w14:textId="667C0EC9" w:rsidR="00C61855" w:rsidRPr="00B87DB2" w:rsidRDefault="00C61855" w:rsidP="00B87DB2">
            <w:pPr>
              <w:pStyle w:val="ListParagraph"/>
              <w:numPr>
                <w:ilvl w:val="0"/>
                <w:numId w:val="8"/>
              </w:numPr>
              <w:spacing w:after="0"/>
              <w:ind w:left="357" w:hanging="357"/>
              <w:rPr>
                <w:rFonts w:ascii="Times New Roman" w:eastAsia="Courier New" w:hAnsi="Times New Roman" w:cs="Courier New"/>
                <w:spacing w:val="-2"/>
              </w:rPr>
            </w:pPr>
            <w:r w:rsidRPr="00B87DB2">
              <w:rPr>
                <w:rFonts w:ascii="Times New Roman" w:eastAsia="Courier New" w:hAnsi="Times New Roman" w:cs="Courier New"/>
                <w:spacing w:val="-2"/>
              </w:rPr>
              <w:t>Primary: To assess the number of GP visits</w:t>
            </w:r>
            <w:r w:rsidR="00A641EE">
              <w:rPr>
                <w:rFonts w:ascii="Times New Roman" w:eastAsia="Courier New" w:hAnsi="Times New Roman" w:cs="Courier New"/>
                <w:spacing w:val="-2"/>
              </w:rPr>
              <w:t xml:space="preserve"> and</w:t>
            </w:r>
            <w:r w:rsidRPr="00B87DB2">
              <w:rPr>
                <w:rFonts w:ascii="Times New Roman" w:eastAsia="Courier New" w:hAnsi="Times New Roman" w:cs="Courier New"/>
                <w:spacing w:val="-2"/>
              </w:rPr>
              <w:t xml:space="preserve"> referral patterns of headache disorder patients.</w:t>
            </w:r>
          </w:p>
          <w:p w14:paraId="32F53A85" w14:textId="61985389" w:rsidR="009D0B41" w:rsidRPr="009D0B41" w:rsidRDefault="00C61855" w:rsidP="009D0B41">
            <w:pPr>
              <w:pStyle w:val="ListParagraph"/>
              <w:numPr>
                <w:ilvl w:val="0"/>
                <w:numId w:val="8"/>
              </w:numPr>
              <w:rPr>
                <w:spacing w:val="-2"/>
              </w:rPr>
            </w:pPr>
            <w:r w:rsidRPr="00B87DB2">
              <w:rPr>
                <w:rFonts w:ascii="Times New Roman" w:eastAsia="Courier New" w:hAnsi="Times New Roman" w:cs="Courier New"/>
                <w:spacing w:val="-2"/>
              </w:rPr>
              <w:t>Secondary: Describe demographic and clinical characteristics</w:t>
            </w:r>
            <w:r w:rsidR="00F6775C">
              <w:rPr>
                <w:rFonts w:ascii="Times New Roman" w:eastAsia="Courier New" w:hAnsi="Times New Roman" w:cs="Courier New"/>
                <w:spacing w:val="-2"/>
              </w:rPr>
              <w:t xml:space="preserve"> of the headache disorder cohort (cohort 1)</w:t>
            </w:r>
            <w:r w:rsidRPr="00B87DB2">
              <w:rPr>
                <w:rFonts w:ascii="Times New Roman" w:eastAsia="Courier New" w:hAnsi="Times New Roman" w:cs="Courier New"/>
                <w:spacing w:val="-2"/>
              </w:rPr>
              <w:t>.</w:t>
            </w:r>
          </w:p>
          <w:p w14:paraId="6163D571" w14:textId="2CCE86EA" w:rsidR="009D0B41" w:rsidRPr="009D0B41" w:rsidRDefault="009D0B41" w:rsidP="009D0B41">
            <w:pPr>
              <w:pStyle w:val="ListParagraph"/>
              <w:numPr>
                <w:ilvl w:val="0"/>
                <w:numId w:val="8"/>
              </w:numPr>
              <w:rPr>
                <w:rFonts w:ascii="Times New Roman" w:hAnsi="Times New Roman" w:cs="Times New Roman"/>
                <w:spacing w:val="-2"/>
              </w:rPr>
            </w:pPr>
            <w:r w:rsidRPr="009D0B41">
              <w:rPr>
                <w:rFonts w:ascii="Times New Roman" w:hAnsi="Times New Roman" w:cs="Times New Roman"/>
                <w:spacing w:val="-2"/>
              </w:rPr>
              <w:t xml:space="preserve">Secondary: </w:t>
            </w:r>
            <w:r>
              <w:rPr>
                <w:rFonts w:ascii="Times New Roman" w:hAnsi="Times New Roman" w:cs="Times New Roman"/>
                <w:spacing w:val="-2"/>
              </w:rPr>
              <w:t>Compare healthcare utilization with patients who have no history of headache disorder diagnoses</w:t>
            </w:r>
            <w:r w:rsidR="00F6775C">
              <w:rPr>
                <w:rFonts w:ascii="Times New Roman" w:hAnsi="Times New Roman" w:cs="Times New Roman"/>
                <w:spacing w:val="-2"/>
              </w:rPr>
              <w:t xml:space="preserve"> (cohort 2)</w:t>
            </w:r>
            <w:r>
              <w:rPr>
                <w:rFonts w:ascii="Times New Roman" w:hAnsi="Times New Roman" w:cs="Times New Roman"/>
                <w:spacing w:val="-2"/>
              </w:rPr>
              <w:t>.</w:t>
            </w:r>
          </w:p>
        </w:tc>
      </w:tr>
      <w:tr w:rsidR="00C61855" w14:paraId="4AEA5E79" w14:textId="77777777" w:rsidTr="00C61855">
        <w:tc>
          <w:tcPr>
            <w:tcW w:w="2036" w:type="dxa"/>
          </w:tcPr>
          <w:p w14:paraId="77680097" w14:textId="4F42D12F" w:rsidR="00C61855" w:rsidRPr="00C61855" w:rsidRDefault="00C61855" w:rsidP="00C61855">
            <w:pPr>
              <w:ind w:left="0"/>
              <w:jc w:val="left"/>
              <w:rPr>
                <w:b/>
                <w:bCs/>
              </w:rPr>
            </w:pPr>
            <w:r w:rsidRPr="00C61855">
              <w:rPr>
                <w:b/>
                <w:bCs/>
                <w:spacing w:val="-2"/>
              </w:rPr>
              <w:t>Study Design</w:t>
            </w:r>
          </w:p>
        </w:tc>
        <w:tc>
          <w:tcPr>
            <w:tcW w:w="7597" w:type="dxa"/>
          </w:tcPr>
          <w:p w14:paraId="6BEBAA1F" w14:textId="6E6D9E35" w:rsidR="00C61855" w:rsidRDefault="00C61855" w:rsidP="00C61855">
            <w:pPr>
              <w:ind w:left="0"/>
            </w:pPr>
            <w:r w:rsidRPr="00C61855">
              <w:rPr>
                <w:spacing w:val="-2"/>
              </w:rPr>
              <w:t>This retrospective study utilizes data from The Health Improvement Network (THIN) database, focusing on descriptive analysis.</w:t>
            </w:r>
          </w:p>
        </w:tc>
      </w:tr>
      <w:tr w:rsidR="00C61855" w14:paraId="2B2C0A7C" w14:textId="77777777" w:rsidTr="00C61855">
        <w:tc>
          <w:tcPr>
            <w:tcW w:w="2036" w:type="dxa"/>
          </w:tcPr>
          <w:p w14:paraId="1C372180" w14:textId="71F6E8D8" w:rsidR="00C61855" w:rsidRPr="00C61855" w:rsidRDefault="00C61855" w:rsidP="00C61855">
            <w:pPr>
              <w:ind w:left="0"/>
              <w:jc w:val="left"/>
              <w:rPr>
                <w:b/>
                <w:bCs/>
              </w:rPr>
            </w:pPr>
            <w:commentRangeStart w:id="60"/>
            <w:r w:rsidRPr="00C61855">
              <w:rPr>
                <w:b/>
                <w:bCs/>
                <w:spacing w:val="-2"/>
              </w:rPr>
              <w:t>Setting and Population</w:t>
            </w:r>
            <w:commentRangeEnd w:id="60"/>
            <w:r w:rsidR="001438A2">
              <w:rPr>
                <w:rStyle w:val="CommentReference"/>
                <w14:ligatures w14:val="none"/>
              </w:rPr>
              <w:commentReference w:id="60"/>
            </w:r>
          </w:p>
        </w:tc>
        <w:tc>
          <w:tcPr>
            <w:tcW w:w="7597" w:type="dxa"/>
          </w:tcPr>
          <w:p w14:paraId="0A0CE14D" w14:textId="31241A25" w:rsidR="00C61855" w:rsidRDefault="00C61855" w:rsidP="00C61855">
            <w:pPr>
              <w:ind w:left="0"/>
            </w:pPr>
            <w:r w:rsidRPr="00C61855">
              <w:rPr>
                <w:spacing w:val="-2"/>
              </w:rPr>
              <w:t>The study includes adults (≥18 years)</w:t>
            </w:r>
            <w:r w:rsidR="00A641EE">
              <w:rPr>
                <w:spacing w:val="-2"/>
              </w:rPr>
              <w:t xml:space="preserve"> from the UK</w:t>
            </w:r>
            <w:r w:rsidRPr="00C61855">
              <w:rPr>
                <w:spacing w:val="-2"/>
              </w:rPr>
              <w:t xml:space="preserve"> with</w:t>
            </w:r>
            <w:r>
              <w:rPr>
                <w:spacing w:val="-2"/>
              </w:rPr>
              <w:t xml:space="preserve"> </w:t>
            </w:r>
            <w:proofErr w:type="gramStart"/>
            <w:r>
              <w:rPr>
                <w:spacing w:val="-2"/>
              </w:rPr>
              <w:t>migraine</w:t>
            </w:r>
            <w:proofErr w:type="gramEnd"/>
            <w:r>
              <w:rPr>
                <w:spacing w:val="-2"/>
              </w:rPr>
              <w:t xml:space="preserve"> and other</w:t>
            </w:r>
            <w:r w:rsidRPr="00C61855">
              <w:rPr>
                <w:spacing w:val="-2"/>
              </w:rPr>
              <w:t xml:space="preserve"> headache disorder diagnoses recorded between </w:t>
            </w:r>
            <w:r>
              <w:rPr>
                <w:spacing w:val="-2"/>
              </w:rPr>
              <w:t xml:space="preserve">01 </w:t>
            </w:r>
            <w:r w:rsidRPr="00C61855">
              <w:rPr>
                <w:spacing w:val="-2"/>
              </w:rPr>
              <w:t xml:space="preserve">January 2021 and </w:t>
            </w:r>
            <w:r>
              <w:rPr>
                <w:spacing w:val="-2"/>
              </w:rPr>
              <w:t xml:space="preserve">28 </w:t>
            </w:r>
            <w:r w:rsidRPr="00C61855">
              <w:rPr>
                <w:spacing w:val="-2"/>
              </w:rPr>
              <w:t>February 2024.</w:t>
            </w:r>
            <w:r w:rsidR="00CD2111">
              <w:rPr>
                <w:spacing w:val="-2"/>
              </w:rPr>
              <w:t xml:space="preserve"> </w:t>
            </w:r>
            <w:commentRangeStart w:id="61"/>
            <w:commentRangeStart w:id="62"/>
            <w:r w:rsidR="00CD2111">
              <w:rPr>
                <w:spacing w:val="-2"/>
              </w:rPr>
              <w:t xml:space="preserve">Patients will be identified based </w:t>
            </w:r>
            <w:r w:rsidR="00B87DB2">
              <w:rPr>
                <w:spacing w:val="-2"/>
              </w:rPr>
              <w:t xml:space="preserve">on </w:t>
            </w:r>
            <w:r w:rsidR="00105AFE">
              <w:rPr>
                <w:spacing w:val="-2"/>
              </w:rPr>
              <w:t>SNOWMED CT</w:t>
            </w:r>
            <w:r w:rsidR="00E4556D">
              <w:rPr>
                <w:spacing w:val="-2"/>
              </w:rPr>
              <w:t xml:space="preserve"> </w:t>
            </w:r>
            <w:commentRangeEnd w:id="61"/>
            <w:r w:rsidR="00FB3C87">
              <w:rPr>
                <w:rStyle w:val="CommentReference"/>
                <w14:ligatures w14:val="none"/>
              </w:rPr>
              <w:commentReference w:id="61"/>
            </w:r>
            <w:commentRangeEnd w:id="62"/>
            <w:r w:rsidR="00CF37AC">
              <w:rPr>
                <w:rStyle w:val="CommentReference"/>
                <w14:ligatures w14:val="none"/>
              </w:rPr>
              <w:commentReference w:id="62"/>
            </w:r>
            <w:r w:rsidR="00B87DB2">
              <w:rPr>
                <w:spacing w:val="-2"/>
              </w:rPr>
              <w:t>codes</w:t>
            </w:r>
            <w:r w:rsidR="00105AFE">
              <w:rPr>
                <w:spacing w:val="-2"/>
              </w:rPr>
              <w:t xml:space="preserve"> </w:t>
            </w:r>
            <w:r w:rsidR="009D0B41">
              <w:rPr>
                <w:spacing w:val="-2"/>
              </w:rPr>
              <w:t xml:space="preserve">mapped to </w:t>
            </w:r>
            <w:r w:rsidR="00105AFE">
              <w:rPr>
                <w:spacing w:val="-2"/>
              </w:rPr>
              <w:t>corresponding ICD-10</w:t>
            </w:r>
            <w:r w:rsidR="00B87DB2">
              <w:rPr>
                <w:spacing w:val="-2"/>
              </w:rPr>
              <w:t xml:space="preserve"> </w:t>
            </w:r>
            <w:r w:rsidR="00105AFE">
              <w:rPr>
                <w:spacing w:val="-2"/>
              </w:rPr>
              <w:t xml:space="preserve">diagnosis codes </w:t>
            </w:r>
            <w:r w:rsidR="006B0D07">
              <w:rPr>
                <w:spacing w:val="-2"/>
              </w:rPr>
              <w:t>to identify</w:t>
            </w:r>
            <w:r w:rsidR="00B87DB2">
              <w:rPr>
                <w:spacing w:val="-2"/>
              </w:rPr>
              <w:t xml:space="preserve"> a </w:t>
            </w:r>
            <w:r w:rsidR="009D0B41">
              <w:rPr>
                <w:spacing w:val="-2"/>
              </w:rPr>
              <w:t xml:space="preserve">headache disorder </w:t>
            </w:r>
            <w:proofErr w:type="gramStart"/>
            <w:r w:rsidR="009D0B41">
              <w:rPr>
                <w:spacing w:val="-2"/>
              </w:rPr>
              <w:t>cohort</w:t>
            </w:r>
            <w:proofErr w:type="gramEnd"/>
            <w:r w:rsidR="009D0B41">
              <w:rPr>
                <w:spacing w:val="-2"/>
              </w:rPr>
              <w:t>. In addition, a second cohort of patients with no history of headache disorder diagnoses will be identified.</w:t>
            </w:r>
          </w:p>
        </w:tc>
      </w:tr>
      <w:tr w:rsidR="00C61855" w14:paraId="1C47033E" w14:textId="77777777" w:rsidTr="00C61855">
        <w:tc>
          <w:tcPr>
            <w:tcW w:w="2036" w:type="dxa"/>
          </w:tcPr>
          <w:p w14:paraId="539B03C6" w14:textId="0956BEE8" w:rsidR="00C61855" w:rsidRPr="00C61855" w:rsidRDefault="00C61855" w:rsidP="00C61855">
            <w:pPr>
              <w:ind w:left="0"/>
              <w:jc w:val="left"/>
              <w:rPr>
                <w:b/>
                <w:bCs/>
              </w:rPr>
            </w:pPr>
            <w:r w:rsidRPr="00C61855">
              <w:rPr>
                <w:b/>
                <w:bCs/>
                <w:spacing w:val="-2"/>
              </w:rPr>
              <w:t>Endpoints</w:t>
            </w:r>
          </w:p>
        </w:tc>
        <w:tc>
          <w:tcPr>
            <w:tcW w:w="7597" w:type="dxa"/>
          </w:tcPr>
          <w:p w14:paraId="7B692A8F" w14:textId="77777777" w:rsidR="00B87DB2" w:rsidRPr="00B87DB2" w:rsidRDefault="00B87DB2" w:rsidP="00B87DB2">
            <w:pPr>
              <w:pStyle w:val="ListParagraph"/>
              <w:numPr>
                <w:ilvl w:val="0"/>
                <w:numId w:val="9"/>
              </w:numPr>
              <w:spacing w:after="0"/>
              <w:ind w:left="357" w:hanging="357"/>
              <w:rPr>
                <w:rFonts w:ascii="Times New Roman" w:eastAsia="Courier New" w:hAnsi="Times New Roman" w:cs="Courier New"/>
                <w:spacing w:val="-2"/>
              </w:rPr>
            </w:pPr>
            <w:r w:rsidRPr="00B87DB2">
              <w:rPr>
                <w:rFonts w:ascii="Times New Roman" w:eastAsia="Courier New" w:hAnsi="Times New Roman" w:cs="Courier New"/>
                <w:spacing w:val="-2"/>
              </w:rPr>
              <w:t>GP visits: Total and annualized numbers.</w:t>
            </w:r>
          </w:p>
          <w:p w14:paraId="7CEC9CC4" w14:textId="570F344A" w:rsidR="00C61855" w:rsidRPr="006B0D07" w:rsidRDefault="00B87DB2" w:rsidP="006B0D07">
            <w:pPr>
              <w:pStyle w:val="ListParagraph"/>
              <w:numPr>
                <w:ilvl w:val="0"/>
                <w:numId w:val="9"/>
              </w:numPr>
              <w:spacing w:after="0"/>
              <w:ind w:left="357" w:hanging="357"/>
              <w:rPr>
                <w:rFonts w:ascii="Times New Roman" w:eastAsia="Courier New" w:hAnsi="Times New Roman" w:cs="Courier New"/>
                <w:spacing w:val="-2"/>
              </w:rPr>
            </w:pPr>
            <w:r w:rsidRPr="00B87DB2">
              <w:rPr>
                <w:rFonts w:ascii="Times New Roman" w:eastAsia="Courier New" w:hAnsi="Times New Roman" w:cs="Courier New"/>
                <w:spacing w:val="-2"/>
              </w:rPr>
              <w:t>Referral patterns: Specialist referrals, time to referral, and number of specialist visits.</w:t>
            </w:r>
          </w:p>
        </w:tc>
      </w:tr>
      <w:tr w:rsidR="00C61855" w14:paraId="20406277" w14:textId="77777777" w:rsidTr="00C61855">
        <w:tc>
          <w:tcPr>
            <w:tcW w:w="2036" w:type="dxa"/>
          </w:tcPr>
          <w:p w14:paraId="6B5414B2" w14:textId="52D624C9" w:rsidR="00C61855" w:rsidRPr="00C61855" w:rsidRDefault="00C61855" w:rsidP="00C61855">
            <w:pPr>
              <w:ind w:left="0"/>
              <w:jc w:val="left"/>
              <w:rPr>
                <w:b/>
                <w:bCs/>
              </w:rPr>
            </w:pPr>
            <w:r w:rsidRPr="00C61855">
              <w:rPr>
                <w:b/>
                <w:bCs/>
                <w:spacing w:val="-2"/>
              </w:rPr>
              <w:t>Data Source</w:t>
            </w:r>
          </w:p>
        </w:tc>
        <w:tc>
          <w:tcPr>
            <w:tcW w:w="7597" w:type="dxa"/>
          </w:tcPr>
          <w:p w14:paraId="13AAF331" w14:textId="452D92BA" w:rsidR="00C61855" w:rsidRDefault="00B87DB2" w:rsidP="00C61855">
            <w:pPr>
              <w:ind w:left="0"/>
            </w:pPr>
            <w:r w:rsidRPr="00C61855">
              <w:rPr>
                <w:spacing w:val="-2"/>
              </w:rPr>
              <w:t xml:space="preserve">THIN database, which includes anonymized, longitudinal EHRs from primary care physicians </w:t>
            </w:r>
            <w:del w:id="63" w:author="Chu, Paula" w:date="2025-09-03T11:35:00Z" w16du:dateUtc="2025-09-03T09:35:00Z">
              <w:r w:rsidDel="00CF37AC">
                <w:rPr>
                  <w:spacing w:val="-2"/>
                </w:rPr>
                <w:delText>of seven</w:delText>
              </w:r>
              <w:r w:rsidRPr="00C61855" w:rsidDel="00CF37AC">
                <w:rPr>
                  <w:spacing w:val="-2"/>
                </w:rPr>
                <w:delText xml:space="preserve"> Europe</w:delText>
              </w:r>
              <w:r w:rsidDel="00CF37AC">
                <w:rPr>
                  <w:spacing w:val="-2"/>
                </w:rPr>
                <w:delText xml:space="preserve">an countries </w:delText>
              </w:r>
            </w:del>
            <w:r>
              <w:rPr>
                <w:spacing w:val="-2"/>
              </w:rPr>
              <w:t>will be utilized</w:t>
            </w:r>
            <w:r w:rsidRPr="00C61855">
              <w:rPr>
                <w:spacing w:val="-2"/>
              </w:rPr>
              <w:t>.</w:t>
            </w:r>
          </w:p>
        </w:tc>
      </w:tr>
      <w:tr w:rsidR="00C61855" w14:paraId="249EFAC9" w14:textId="77777777" w:rsidTr="00C61855">
        <w:tc>
          <w:tcPr>
            <w:tcW w:w="2036" w:type="dxa"/>
          </w:tcPr>
          <w:p w14:paraId="610E2387" w14:textId="452DDF9C" w:rsidR="00C61855" w:rsidRPr="00C61855" w:rsidRDefault="00C61855" w:rsidP="00C61855">
            <w:pPr>
              <w:ind w:left="0"/>
              <w:jc w:val="left"/>
              <w:rPr>
                <w:b/>
                <w:bCs/>
              </w:rPr>
            </w:pPr>
            <w:r w:rsidRPr="00C61855">
              <w:rPr>
                <w:b/>
                <w:bCs/>
                <w:spacing w:val="-2"/>
              </w:rPr>
              <w:t>Study Size</w:t>
            </w:r>
          </w:p>
        </w:tc>
        <w:tc>
          <w:tcPr>
            <w:tcW w:w="7597" w:type="dxa"/>
          </w:tcPr>
          <w:p w14:paraId="7675EA00" w14:textId="4FD11651" w:rsidR="00C61855" w:rsidRDefault="00F6775C" w:rsidP="00C61855">
            <w:pPr>
              <w:ind w:left="0"/>
            </w:pPr>
            <w:r>
              <w:rPr>
                <w:spacing w:val="-2"/>
              </w:rPr>
              <w:t>Cohort 1, consisting of 47,164 headache disorder patients, have been matched 1:1 without replacement to 47,164 patients</w:t>
            </w:r>
            <w:r w:rsidR="00682838">
              <w:rPr>
                <w:spacing w:val="-2"/>
              </w:rPr>
              <w:t xml:space="preserve"> in cohort 2</w:t>
            </w:r>
            <w:r>
              <w:rPr>
                <w:spacing w:val="-2"/>
              </w:rPr>
              <w:t xml:space="preserve"> with no </w:t>
            </w:r>
            <w:r w:rsidR="00682838">
              <w:rPr>
                <w:spacing w:val="-2"/>
              </w:rPr>
              <w:t>history of headache disorder diagnoses.</w:t>
            </w:r>
          </w:p>
        </w:tc>
      </w:tr>
      <w:tr w:rsidR="00C61855" w14:paraId="6D283D8D" w14:textId="77777777" w:rsidTr="00C61855">
        <w:tc>
          <w:tcPr>
            <w:tcW w:w="2036" w:type="dxa"/>
          </w:tcPr>
          <w:p w14:paraId="53A99B44" w14:textId="729C2820" w:rsidR="00C61855" w:rsidRPr="00C61855" w:rsidRDefault="00C61855" w:rsidP="00C61855">
            <w:pPr>
              <w:ind w:left="0"/>
              <w:jc w:val="left"/>
              <w:rPr>
                <w:b/>
                <w:bCs/>
              </w:rPr>
            </w:pPr>
            <w:r w:rsidRPr="00C61855">
              <w:rPr>
                <w:b/>
                <w:bCs/>
                <w:spacing w:val="-2"/>
              </w:rPr>
              <w:t>Data Analysis</w:t>
            </w:r>
          </w:p>
        </w:tc>
        <w:tc>
          <w:tcPr>
            <w:tcW w:w="7597" w:type="dxa"/>
          </w:tcPr>
          <w:p w14:paraId="2CB66AB4" w14:textId="60CCD744" w:rsidR="00C61855" w:rsidRDefault="00B87DB2" w:rsidP="00C61855">
            <w:pPr>
              <w:ind w:left="0"/>
            </w:pPr>
            <w:r w:rsidRPr="00C61855">
              <w:rPr>
                <w:spacing w:val="-2"/>
              </w:rPr>
              <w:t>Descriptive statistics, including frequency counts, percentages, means, medians, standard deviations, and Kaplan-Meier estimates for time-to-event data. No hypothesis testing will be conducted.</w:t>
            </w:r>
            <w:r>
              <w:rPr>
                <w:spacing w:val="-2"/>
              </w:rPr>
              <w:t xml:space="preserve"> Analysis will be conducted separately for both study cohorts</w:t>
            </w:r>
            <w:r w:rsidR="009D0B41">
              <w:rPr>
                <w:spacing w:val="-2"/>
              </w:rPr>
              <w:t xml:space="preserve"> for applicable variables</w:t>
            </w:r>
            <w:r w:rsidR="006B0D07">
              <w:rPr>
                <w:spacing w:val="-2"/>
              </w:rPr>
              <w:t>.</w:t>
            </w:r>
          </w:p>
        </w:tc>
      </w:tr>
    </w:tbl>
    <w:p w14:paraId="054D57FE" w14:textId="77777777" w:rsidR="001A723A" w:rsidRDefault="001A723A" w:rsidP="00C61855"/>
    <w:p w14:paraId="7C2B7C0D" w14:textId="1C9444A1" w:rsidR="001D493C" w:rsidRDefault="001A723A" w:rsidP="001A723A">
      <w:pPr>
        <w:spacing w:before="0" w:after="0" w:line="240" w:lineRule="auto"/>
        <w:ind w:left="0"/>
        <w:jc w:val="left"/>
      </w:pPr>
      <w:r>
        <w:br w:type="page"/>
      </w:r>
      <w:r w:rsidR="00682838">
        <w:lastRenderedPageBreak/>
        <w:t>h</w:t>
      </w:r>
      <w:del w:id="64" w:author="Viering, Tammo" w:date="2024-12-19T11:29:00Z" w16du:dateUtc="2024-12-19T10:29:00Z">
        <w:r w:rsidR="00A918C0" w:rsidRPr="00563771" w:rsidDel="00F27BAF">
          <w:delText>Stand-alone</w:delText>
        </w:r>
        <w:r w:rsidR="00A918C0" w:rsidRPr="00563771" w:rsidDel="00F27BAF">
          <w:rPr>
            <w:spacing w:val="-4"/>
          </w:rPr>
          <w:delText xml:space="preserve"> </w:delText>
        </w:r>
        <w:r w:rsidR="00755556" w:rsidRPr="00563771" w:rsidDel="00F27BAF">
          <w:delText>overview</w:delText>
        </w:r>
        <w:r w:rsidR="00755556" w:rsidRPr="00563771" w:rsidDel="00F27BAF">
          <w:rPr>
            <w:spacing w:val="-4"/>
          </w:rPr>
          <w:delText xml:space="preserve"> </w:delText>
        </w:r>
        <w:r w:rsidR="00A918C0" w:rsidRPr="00563771" w:rsidDel="00F27BAF">
          <w:delText>of</w:delText>
        </w:r>
        <w:r w:rsidR="00A918C0" w:rsidRPr="00563771" w:rsidDel="00F27BAF">
          <w:rPr>
            <w:spacing w:val="-4"/>
          </w:rPr>
          <w:delText xml:space="preserve"> </w:delText>
        </w:r>
        <w:r w:rsidR="00A918C0" w:rsidRPr="00563771" w:rsidDel="00F27BAF">
          <w:delText>the</w:delText>
        </w:r>
        <w:r w:rsidR="00A918C0" w:rsidRPr="00563771" w:rsidDel="00F27BAF">
          <w:rPr>
            <w:spacing w:val="-4"/>
          </w:rPr>
          <w:delText xml:space="preserve"> </w:delText>
        </w:r>
        <w:r w:rsidR="00A918C0" w:rsidRPr="00563771" w:rsidDel="00F27BAF">
          <w:delText>study</w:delText>
        </w:r>
        <w:r w:rsidR="00A918C0" w:rsidRPr="00563771" w:rsidDel="00F27BAF">
          <w:rPr>
            <w:spacing w:val="-4"/>
          </w:rPr>
          <w:delText xml:space="preserve"> </w:delText>
        </w:r>
        <w:r w:rsidR="00A918C0" w:rsidRPr="00563771" w:rsidDel="00F27BAF">
          <w:delText>protocol</w:delText>
        </w:r>
        <w:r w:rsidR="00A918C0" w:rsidRPr="00563771" w:rsidDel="00F27BAF">
          <w:rPr>
            <w:spacing w:val="-4"/>
          </w:rPr>
          <w:delText xml:space="preserve"> </w:delText>
        </w:r>
        <w:r w:rsidR="00B45468" w:rsidRPr="00563771" w:rsidDel="00F27BAF">
          <w:delText>reported by</w:delText>
        </w:r>
        <w:r w:rsidR="00A918C0" w:rsidRPr="00563771" w:rsidDel="00F27BAF">
          <w:rPr>
            <w:spacing w:val="-4"/>
          </w:rPr>
          <w:delText xml:space="preserve"> </w:delText>
        </w:r>
        <w:r w:rsidR="00A918C0" w:rsidRPr="00563771" w:rsidDel="00F27BAF">
          <w:delText>the</w:delText>
        </w:r>
        <w:r w:rsidR="00A918C0" w:rsidRPr="00563771" w:rsidDel="00F27BAF">
          <w:rPr>
            <w:spacing w:val="-4"/>
          </w:rPr>
          <w:delText xml:space="preserve"> </w:delText>
        </w:r>
        <w:r w:rsidR="00A918C0" w:rsidRPr="00563771" w:rsidDel="00F27BAF">
          <w:delText>sub- sections below.</w:delText>
        </w:r>
      </w:del>
    </w:p>
    <w:p w14:paraId="5567AED9" w14:textId="77777777" w:rsidR="00C61855" w:rsidRPr="00563771" w:rsidDel="00F27BAF" w:rsidRDefault="00C61855" w:rsidP="00C61855">
      <w:pPr>
        <w:rPr>
          <w:del w:id="65" w:author="Viering, Tammo" w:date="2024-12-19T11:29:00Z" w16du:dateUtc="2024-12-19T10:29:00Z"/>
        </w:rPr>
      </w:pPr>
    </w:p>
    <w:p w14:paraId="7C2B7C16" w14:textId="77777777" w:rsidR="001D493C" w:rsidRPr="00563771" w:rsidRDefault="00A918C0" w:rsidP="007D6ADB">
      <w:pPr>
        <w:pStyle w:val="Heading1"/>
        <w:numPr>
          <w:ilvl w:val="0"/>
          <w:numId w:val="2"/>
        </w:numPr>
        <w:tabs>
          <w:tab w:val="left" w:pos="608"/>
        </w:tabs>
        <w:spacing w:before="73"/>
        <w:ind w:left="608" w:hanging="381"/>
        <w:rPr>
          <w:rFonts w:ascii="Times New Roman" w:hAnsi="Times New Roman" w:cs="Times New Roman"/>
          <w:sz w:val="24"/>
          <w:szCs w:val="24"/>
        </w:rPr>
      </w:pPr>
      <w:bookmarkStart w:id="66" w:name="5._Amendments_and_updates"/>
      <w:bookmarkStart w:id="67" w:name="_Toc185500708"/>
      <w:bookmarkEnd w:id="66"/>
      <w:r w:rsidRPr="00563771">
        <w:rPr>
          <w:rFonts w:ascii="Times New Roman" w:hAnsi="Times New Roman" w:cs="Times New Roman"/>
          <w:sz w:val="24"/>
          <w:szCs w:val="24"/>
        </w:rPr>
        <w:t>Amendments</w:t>
      </w:r>
      <w:r w:rsidRPr="00563771">
        <w:rPr>
          <w:rFonts w:ascii="Times New Roman" w:hAnsi="Times New Roman" w:cs="Times New Roman"/>
          <w:spacing w:val="-9"/>
          <w:sz w:val="24"/>
          <w:szCs w:val="24"/>
        </w:rPr>
        <w:t xml:space="preserve"> </w:t>
      </w:r>
      <w:r w:rsidRPr="00563771">
        <w:rPr>
          <w:rFonts w:ascii="Times New Roman" w:hAnsi="Times New Roman" w:cs="Times New Roman"/>
          <w:sz w:val="24"/>
          <w:szCs w:val="24"/>
        </w:rPr>
        <w:t>and</w:t>
      </w:r>
      <w:r w:rsidRPr="00563771">
        <w:rPr>
          <w:rFonts w:ascii="Times New Roman" w:hAnsi="Times New Roman" w:cs="Times New Roman"/>
          <w:spacing w:val="-8"/>
          <w:sz w:val="24"/>
          <w:szCs w:val="24"/>
        </w:rPr>
        <w:t xml:space="preserve"> </w:t>
      </w:r>
      <w:r w:rsidRPr="00563771">
        <w:rPr>
          <w:rFonts w:ascii="Times New Roman" w:hAnsi="Times New Roman" w:cs="Times New Roman"/>
          <w:spacing w:val="-2"/>
          <w:sz w:val="24"/>
          <w:szCs w:val="24"/>
        </w:rPr>
        <w:t>updates</w:t>
      </w:r>
      <w:bookmarkEnd w:id="67"/>
    </w:p>
    <w:p w14:paraId="7C2B7C17" w14:textId="20D5507C" w:rsidR="001D493C" w:rsidRPr="00563771" w:rsidRDefault="00A918C0" w:rsidP="007D6ADB">
      <w:pPr>
        <w:pStyle w:val="BodyText"/>
        <w:spacing w:before="259" w:line="271" w:lineRule="auto"/>
        <w:ind w:right="260"/>
        <w:rPr>
          <w:rFonts w:cs="Times New Roman"/>
          <w:szCs w:val="24"/>
        </w:rPr>
      </w:pPr>
      <w:r w:rsidRPr="00563771">
        <w:rPr>
          <w:rFonts w:cs="Times New Roman"/>
          <w:color w:val="339966"/>
          <w:szCs w:val="24"/>
        </w:rPr>
        <w:t>Write</w:t>
      </w:r>
      <w:r w:rsidRPr="00563771">
        <w:rPr>
          <w:rFonts w:cs="Times New Roman"/>
          <w:color w:val="339966"/>
          <w:spacing w:val="-4"/>
          <w:szCs w:val="24"/>
        </w:rPr>
        <w:t xml:space="preserve"> </w:t>
      </w:r>
      <w:r w:rsidRPr="00563771">
        <w:rPr>
          <w:rFonts w:cs="Times New Roman"/>
          <w:color w:val="339966"/>
          <w:szCs w:val="24"/>
        </w:rPr>
        <w:t>“None”</w:t>
      </w:r>
      <w:r w:rsidRPr="00563771">
        <w:rPr>
          <w:rFonts w:cs="Times New Roman"/>
          <w:color w:val="339966"/>
          <w:spacing w:val="-4"/>
          <w:szCs w:val="24"/>
        </w:rPr>
        <w:t xml:space="preserve"> </w:t>
      </w:r>
      <w:r w:rsidRPr="00563771">
        <w:rPr>
          <w:rFonts w:cs="Times New Roman"/>
          <w:color w:val="339966"/>
          <w:szCs w:val="24"/>
        </w:rPr>
        <w:t>or</w:t>
      </w:r>
      <w:r w:rsidRPr="00563771">
        <w:rPr>
          <w:rFonts w:cs="Times New Roman"/>
          <w:color w:val="339966"/>
          <w:spacing w:val="-4"/>
          <w:szCs w:val="24"/>
        </w:rPr>
        <w:t xml:space="preserve"> </w:t>
      </w:r>
      <w:r w:rsidRPr="00563771">
        <w:rPr>
          <w:rFonts w:cs="Times New Roman"/>
          <w:color w:val="339966"/>
          <w:szCs w:val="24"/>
        </w:rPr>
        <w:t>indicate</w:t>
      </w:r>
      <w:r w:rsidRPr="00563771">
        <w:rPr>
          <w:rFonts w:cs="Times New Roman"/>
          <w:color w:val="339966"/>
          <w:spacing w:val="-4"/>
          <w:szCs w:val="24"/>
        </w:rPr>
        <w:t xml:space="preserve"> </w:t>
      </w:r>
      <w:r w:rsidRPr="00563771">
        <w:rPr>
          <w:rFonts w:cs="Times New Roman"/>
          <w:color w:val="339966"/>
          <w:szCs w:val="24"/>
        </w:rPr>
        <w:t>any</w:t>
      </w:r>
      <w:r w:rsidRPr="00563771">
        <w:rPr>
          <w:rFonts w:cs="Times New Roman"/>
          <w:color w:val="339966"/>
          <w:spacing w:val="-4"/>
          <w:szCs w:val="24"/>
        </w:rPr>
        <w:t xml:space="preserve"> </w:t>
      </w:r>
      <w:r w:rsidRPr="00563771">
        <w:rPr>
          <w:rFonts w:cs="Times New Roman"/>
          <w:color w:val="339966"/>
          <w:szCs w:val="24"/>
        </w:rPr>
        <w:t>substantial</w:t>
      </w:r>
      <w:r w:rsidRPr="00563771">
        <w:rPr>
          <w:rFonts w:cs="Times New Roman"/>
          <w:color w:val="339966"/>
          <w:spacing w:val="-4"/>
          <w:szCs w:val="24"/>
        </w:rPr>
        <w:t xml:space="preserve"> </w:t>
      </w:r>
      <w:r w:rsidRPr="00563771">
        <w:rPr>
          <w:rFonts w:cs="Times New Roman"/>
          <w:color w:val="339966"/>
          <w:szCs w:val="24"/>
        </w:rPr>
        <w:t>amendment</w:t>
      </w:r>
      <w:r w:rsidRPr="00563771">
        <w:rPr>
          <w:rFonts w:cs="Times New Roman"/>
          <w:color w:val="339966"/>
          <w:spacing w:val="-4"/>
          <w:szCs w:val="24"/>
        </w:rPr>
        <w:t xml:space="preserve"> </w:t>
      </w:r>
      <w:r w:rsidRPr="00563771">
        <w:rPr>
          <w:rFonts w:cs="Times New Roman"/>
          <w:color w:val="339966"/>
          <w:szCs w:val="24"/>
        </w:rPr>
        <w:t>and</w:t>
      </w:r>
      <w:r w:rsidRPr="00563771">
        <w:rPr>
          <w:rFonts w:cs="Times New Roman"/>
          <w:color w:val="339966"/>
          <w:spacing w:val="-4"/>
          <w:szCs w:val="24"/>
        </w:rPr>
        <w:t xml:space="preserve"> </w:t>
      </w:r>
      <w:r w:rsidRPr="00563771">
        <w:rPr>
          <w:rFonts w:cs="Times New Roman"/>
          <w:color w:val="339966"/>
          <w:szCs w:val="24"/>
        </w:rPr>
        <w:t>update</w:t>
      </w:r>
      <w:r w:rsidRPr="00563771">
        <w:rPr>
          <w:rFonts w:cs="Times New Roman"/>
          <w:color w:val="339966"/>
          <w:spacing w:val="-4"/>
          <w:szCs w:val="24"/>
        </w:rPr>
        <w:t xml:space="preserve"> </w:t>
      </w:r>
      <w:r w:rsidRPr="00563771">
        <w:rPr>
          <w:rFonts w:cs="Times New Roman"/>
          <w:color w:val="339966"/>
          <w:szCs w:val="24"/>
        </w:rPr>
        <w:t>to</w:t>
      </w:r>
      <w:r w:rsidRPr="00563771">
        <w:rPr>
          <w:rFonts w:cs="Times New Roman"/>
          <w:color w:val="339966"/>
          <w:spacing w:val="-4"/>
          <w:szCs w:val="24"/>
        </w:rPr>
        <w:t xml:space="preserve"> </w:t>
      </w:r>
      <w:r w:rsidRPr="00563771">
        <w:rPr>
          <w:rFonts w:cs="Times New Roman"/>
          <w:color w:val="339966"/>
          <w:szCs w:val="24"/>
        </w:rPr>
        <w:t xml:space="preserve">the study protocol after the start of </w:t>
      </w:r>
      <w:r w:rsidR="00B45468" w:rsidRPr="00563771">
        <w:rPr>
          <w:rFonts w:cs="Times New Roman"/>
          <w:color w:val="339966"/>
          <w:szCs w:val="24"/>
        </w:rPr>
        <w:t>the study</w:t>
      </w:r>
      <w:r w:rsidRPr="00563771">
        <w:rPr>
          <w:rFonts w:cs="Times New Roman"/>
          <w:color w:val="339966"/>
          <w:szCs w:val="24"/>
        </w:rPr>
        <w:t xml:space="preserve"> in a table as indicated below.</w:t>
      </w:r>
    </w:p>
    <w:p w14:paraId="7C2B7C18" w14:textId="77777777" w:rsidR="001D493C" w:rsidRPr="00563771" w:rsidRDefault="001D493C" w:rsidP="007D6ADB">
      <w:pPr>
        <w:pStyle w:val="BodyText"/>
        <w:spacing w:before="8"/>
        <w:rPr>
          <w:rFonts w:cs="Times New Roman"/>
          <w:szCs w:val="2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1927"/>
        <w:gridCol w:w="1925"/>
        <w:gridCol w:w="1927"/>
        <w:gridCol w:w="1925"/>
      </w:tblGrid>
      <w:tr w:rsidR="001D493C" w:rsidRPr="00563771" w14:paraId="7C2B7C1E" w14:textId="77777777" w:rsidTr="00B45468">
        <w:trPr>
          <w:trHeight w:val="302"/>
        </w:trPr>
        <w:tc>
          <w:tcPr>
            <w:tcW w:w="1925" w:type="dxa"/>
            <w:tcBorders>
              <w:bottom w:val="single" w:sz="6" w:space="0" w:color="000000"/>
              <w:right w:val="single" w:sz="6" w:space="0" w:color="000000"/>
            </w:tcBorders>
          </w:tcPr>
          <w:p w14:paraId="7C2B7C19" w14:textId="77777777" w:rsidR="001D493C" w:rsidRPr="00563771" w:rsidRDefault="00A918C0" w:rsidP="007D6ADB">
            <w:pPr>
              <w:pStyle w:val="TableParagraph"/>
              <w:spacing w:before="66"/>
              <w:rPr>
                <w:rFonts w:cs="Times New Roman"/>
                <w:szCs w:val="24"/>
              </w:rPr>
            </w:pPr>
            <w:r w:rsidRPr="00563771">
              <w:rPr>
                <w:rFonts w:cs="Times New Roman"/>
                <w:spacing w:val="-2"/>
                <w:szCs w:val="24"/>
              </w:rPr>
              <w:t>Number</w:t>
            </w:r>
          </w:p>
        </w:tc>
        <w:tc>
          <w:tcPr>
            <w:tcW w:w="1927" w:type="dxa"/>
            <w:tcBorders>
              <w:left w:val="single" w:sz="6" w:space="0" w:color="000000"/>
              <w:bottom w:val="single" w:sz="6" w:space="0" w:color="000000"/>
              <w:right w:val="single" w:sz="6" w:space="0" w:color="000000"/>
            </w:tcBorders>
          </w:tcPr>
          <w:p w14:paraId="7C2B7C1A" w14:textId="77777777" w:rsidR="001D493C" w:rsidRPr="00563771" w:rsidRDefault="00A918C0" w:rsidP="007D6ADB">
            <w:pPr>
              <w:pStyle w:val="TableParagraph"/>
              <w:spacing w:before="66"/>
              <w:ind w:left="105"/>
              <w:rPr>
                <w:rFonts w:cs="Times New Roman"/>
                <w:szCs w:val="24"/>
              </w:rPr>
            </w:pPr>
            <w:r w:rsidRPr="00563771">
              <w:rPr>
                <w:rFonts w:cs="Times New Roman"/>
                <w:spacing w:val="-4"/>
                <w:szCs w:val="24"/>
              </w:rPr>
              <w:t>Date</w:t>
            </w:r>
          </w:p>
        </w:tc>
        <w:tc>
          <w:tcPr>
            <w:tcW w:w="1925" w:type="dxa"/>
            <w:tcBorders>
              <w:left w:val="single" w:sz="6" w:space="0" w:color="000000"/>
              <w:bottom w:val="single" w:sz="6" w:space="0" w:color="000000"/>
              <w:right w:val="single" w:sz="6" w:space="0" w:color="000000"/>
            </w:tcBorders>
          </w:tcPr>
          <w:p w14:paraId="7C2B7C1B" w14:textId="0DD040AD" w:rsidR="001D493C" w:rsidRPr="00563771" w:rsidRDefault="00A918C0" w:rsidP="007D6ADB">
            <w:pPr>
              <w:pStyle w:val="TableParagraph"/>
              <w:spacing w:before="63" w:line="307" w:lineRule="auto"/>
              <w:ind w:left="102"/>
              <w:rPr>
                <w:rFonts w:cs="Times New Roman"/>
                <w:szCs w:val="24"/>
              </w:rPr>
            </w:pPr>
            <w:r w:rsidRPr="00563771">
              <w:rPr>
                <w:rFonts w:cs="Times New Roman"/>
                <w:szCs w:val="24"/>
              </w:rPr>
              <w:t>Section</w:t>
            </w:r>
            <w:r w:rsidRPr="00563771">
              <w:rPr>
                <w:rFonts w:cs="Times New Roman"/>
                <w:spacing w:val="-16"/>
                <w:szCs w:val="24"/>
              </w:rPr>
              <w:t xml:space="preserve"> </w:t>
            </w:r>
            <w:r w:rsidRPr="00563771">
              <w:rPr>
                <w:rFonts w:cs="Times New Roman"/>
                <w:szCs w:val="24"/>
              </w:rPr>
              <w:t>of</w:t>
            </w:r>
            <w:r w:rsidRPr="00563771">
              <w:rPr>
                <w:rFonts w:cs="Times New Roman"/>
                <w:spacing w:val="-16"/>
                <w:szCs w:val="24"/>
              </w:rPr>
              <w:t xml:space="preserve"> </w:t>
            </w:r>
            <w:r w:rsidRPr="00563771">
              <w:rPr>
                <w:rFonts w:cs="Times New Roman"/>
                <w:spacing w:val="-2"/>
                <w:szCs w:val="24"/>
              </w:rPr>
              <w:t>protocol</w:t>
            </w:r>
          </w:p>
        </w:tc>
        <w:tc>
          <w:tcPr>
            <w:tcW w:w="1927" w:type="dxa"/>
            <w:tcBorders>
              <w:left w:val="single" w:sz="6" w:space="0" w:color="000000"/>
              <w:bottom w:val="single" w:sz="6" w:space="0" w:color="000000"/>
              <w:right w:val="single" w:sz="6" w:space="0" w:color="000000"/>
            </w:tcBorders>
          </w:tcPr>
          <w:p w14:paraId="7C2B7C1C" w14:textId="094DE9FE" w:rsidR="001D493C" w:rsidRPr="00563771" w:rsidRDefault="00A918C0" w:rsidP="007D6ADB">
            <w:pPr>
              <w:pStyle w:val="TableParagraph"/>
              <w:spacing w:before="63" w:line="307" w:lineRule="auto"/>
              <w:ind w:left="105" w:right="455"/>
              <w:rPr>
                <w:rFonts w:cs="Times New Roman"/>
                <w:szCs w:val="24"/>
              </w:rPr>
            </w:pPr>
            <w:r w:rsidRPr="00563771">
              <w:rPr>
                <w:rFonts w:cs="Times New Roman"/>
                <w:szCs w:val="24"/>
              </w:rPr>
              <w:t>Amendment</w:t>
            </w:r>
            <w:r w:rsidRPr="00563771">
              <w:rPr>
                <w:rFonts w:cs="Times New Roman"/>
                <w:spacing w:val="-16"/>
                <w:szCs w:val="24"/>
              </w:rPr>
              <w:t xml:space="preserve"> </w:t>
            </w:r>
          </w:p>
        </w:tc>
        <w:tc>
          <w:tcPr>
            <w:tcW w:w="1925" w:type="dxa"/>
            <w:tcBorders>
              <w:left w:val="single" w:sz="6" w:space="0" w:color="000000"/>
              <w:bottom w:val="single" w:sz="6" w:space="0" w:color="000000"/>
            </w:tcBorders>
          </w:tcPr>
          <w:p w14:paraId="7C2B7C1D" w14:textId="77777777" w:rsidR="001D493C" w:rsidRPr="00563771" w:rsidRDefault="00A918C0" w:rsidP="007D6ADB">
            <w:pPr>
              <w:pStyle w:val="TableParagraph"/>
              <w:spacing w:before="66"/>
              <w:ind w:left="102"/>
              <w:rPr>
                <w:rFonts w:cs="Times New Roman"/>
                <w:szCs w:val="24"/>
              </w:rPr>
            </w:pPr>
            <w:r w:rsidRPr="00563771">
              <w:rPr>
                <w:rFonts w:cs="Times New Roman"/>
                <w:spacing w:val="-2"/>
                <w:szCs w:val="24"/>
              </w:rPr>
              <w:t>Reason</w:t>
            </w:r>
          </w:p>
        </w:tc>
      </w:tr>
      <w:tr w:rsidR="001D493C" w:rsidRPr="00563771" w14:paraId="7C2B7C24" w14:textId="77777777">
        <w:trPr>
          <w:trHeight w:val="421"/>
        </w:trPr>
        <w:tc>
          <w:tcPr>
            <w:tcW w:w="1925" w:type="dxa"/>
            <w:tcBorders>
              <w:top w:val="single" w:sz="6" w:space="0" w:color="000000"/>
              <w:bottom w:val="single" w:sz="6" w:space="0" w:color="000000"/>
              <w:right w:val="single" w:sz="6" w:space="0" w:color="000000"/>
            </w:tcBorders>
          </w:tcPr>
          <w:p w14:paraId="7C2B7C1F" w14:textId="77777777" w:rsidR="001D493C" w:rsidRPr="00563771" w:rsidRDefault="00A918C0" w:rsidP="007D6ADB">
            <w:pPr>
              <w:pStyle w:val="TableParagraph"/>
              <w:spacing w:before="39"/>
              <w:rPr>
                <w:rFonts w:cs="Times New Roman"/>
                <w:i/>
                <w:szCs w:val="24"/>
              </w:rPr>
            </w:pPr>
            <w:r w:rsidRPr="00563771">
              <w:rPr>
                <w:rFonts w:cs="Times New Roman"/>
                <w:i/>
                <w:color w:val="339966"/>
                <w:szCs w:val="24"/>
              </w:rPr>
              <w:t>1</w:t>
            </w:r>
          </w:p>
        </w:tc>
        <w:tc>
          <w:tcPr>
            <w:tcW w:w="1927" w:type="dxa"/>
            <w:tcBorders>
              <w:top w:val="single" w:sz="6" w:space="0" w:color="000000"/>
              <w:left w:val="single" w:sz="6" w:space="0" w:color="000000"/>
              <w:bottom w:val="single" w:sz="6" w:space="0" w:color="000000"/>
              <w:right w:val="single" w:sz="6" w:space="0" w:color="000000"/>
            </w:tcBorders>
          </w:tcPr>
          <w:p w14:paraId="7C2B7C20" w14:textId="77777777" w:rsidR="001D493C" w:rsidRPr="00563771" w:rsidRDefault="00A918C0" w:rsidP="007D6ADB">
            <w:pPr>
              <w:pStyle w:val="TableParagraph"/>
              <w:spacing w:before="39"/>
              <w:ind w:left="105"/>
              <w:rPr>
                <w:rFonts w:cs="Times New Roman"/>
                <w:i/>
                <w:szCs w:val="24"/>
              </w:rPr>
            </w:pPr>
            <w:r w:rsidRPr="00563771">
              <w:rPr>
                <w:rFonts w:cs="Times New Roman"/>
                <w:i/>
                <w:color w:val="339966"/>
                <w:spacing w:val="-4"/>
                <w:szCs w:val="24"/>
              </w:rPr>
              <w:t>Date</w:t>
            </w:r>
          </w:p>
        </w:tc>
        <w:tc>
          <w:tcPr>
            <w:tcW w:w="1925" w:type="dxa"/>
            <w:tcBorders>
              <w:top w:val="single" w:sz="6" w:space="0" w:color="000000"/>
              <w:left w:val="single" w:sz="6" w:space="0" w:color="000000"/>
              <w:bottom w:val="single" w:sz="6" w:space="0" w:color="000000"/>
              <w:right w:val="single" w:sz="6" w:space="0" w:color="000000"/>
            </w:tcBorders>
          </w:tcPr>
          <w:p w14:paraId="7C2B7C21" w14:textId="77777777" w:rsidR="001D493C" w:rsidRPr="00563771" w:rsidRDefault="00A918C0" w:rsidP="007D6ADB">
            <w:pPr>
              <w:pStyle w:val="TableParagraph"/>
              <w:spacing w:before="39"/>
              <w:ind w:left="102"/>
              <w:rPr>
                <w:rFonts w:cs="Times New Roman"/>
                <w:i/>
                <w:szCs w:val="24"/>
              </w:rPr>
            </w:pPr>
            <w:r w:rsidRPr="00563771">
              <w:rPr>
                <w:rFonts w:cs="Times New Roman"/>
                <w:i/>
                <w:color w:val="339966"/>
                <w:spacing w:val="-4"/>
                <w:szCs w:val="24"/>
              </w:rPr>
              <w:t>Text</w:t>
            </w:r>
          </w:p>
        </w:tc>
        <w:tc>
          <w:tcPr>
            <w:tcW w:w="1927" w:type="dxa"/>
            <w:tcBorders>
              <w:top w:val="single" w:sz="6" w:space="0" w:color="000000"/>
              <w:left w:val="single" w:sz="6" w:space="0" w:color="000000"/>
              <w:bottom w:val="single" w:sz="6" w:space="0" w:color="000000"/>
              <w:right w:val="single" w:sz="6" w:space="0" w:color="000000"/>
            </w:tcBorders>
          </w:tcPr>
          <w:p w14:paraId="7C2B7C22" w14:textId="77777777" w:rsidR="001D493C" w:rsidRPr="00563771" w:rsidRDefault="00A918C0" w:rsidP="007D6ADB">
            <w:pPr>
              <w:pStyle w:val="TableParagraph"/>
              <w:spacing w:before="39"/>
              <w:ind w:left="105"/>
              <w:rPr>
                <w:rFonts w:cs="Times New Roman"/>
                <w:i/>
                <w:szCs w:val="24"/>
              </w:rPr>
            </w:pPr>
            <w:r w:rsidRPr="00563771">
              <w:rPr>
                <w:rFonts w:cs="Times New Roman"/>
                <w:i/>
                <w:color w:val="339966"/>
                <w:spacing w:val="-4"/>
                <w:szCs w:val="24"/>
              </w:rPr>
              <w:t>Text</w:t>
            </w:r>
          </w:p>
        </w:tc>
        <w:tc>
          <w:tcPr>
            <w:tcW w:w="1925" w:type="dxa"/>
            <w:tcBorders>
              <w:top w:val="single" w:sz="6" w:space="0" w:color="000000"/>
              <w:left w:val="single" w:sz="6" w:space="0" w:color="000000"/>
              <w:bottom w:val="single" w:sz="6" w:space="0" w:color="000000"/>
            </w:tcBorders>
          </w:tcPr>
          <w:p w14:paraId="7C2B7C23" w14:textId="77777777" w:rsidR="001D493C" w:rsidRPr="00563771" w:rsidRDefault="00A918C0" w:rsidP="007D6ADB">
            <w:pPr>
              <w:pStyle w:val="TableParagraph"/>
              <w:spacing w:before="39"/>
              <w:ind w:left="102"/>
              <w:rPr>
                <w:rFonts w:cs="Times New Roman"/>
                <w:i/>
                <w:szCs w:val="24"/>
              </w:rPr>
            </w:pPr>
            <w:r w:rsidRPr="00563771">
              <w:rPr>
                <w:rFonts w:cs="Times New Roman"/>
                <w:i/>
                <w:color w:val="339966"/>
                <w:spacing w:val="-4"/>
                <w:szCs w:val="24"/>
              </w:rPr>
              <w:t>Text</w:t>
            </w:r>
          </w:p>
        </w:tc>
      </w:tr>
      <w:tr w:rsidR="001D493C" w:rsidRPr="00563771" w14:paraId="7C2B7C2A" w14:textId="77777777">
        <w:trPr>
          <w:trHeight w:val="419"/>
        </w:trPr>
        <w:tc>
          <w:tcPr>
            <w:tcW w:w="1925" w:type="dxa"/>
            <w:tcBorders>
              <w:top w:val="single" w:sz="6" w:space="0" w:color="000000"/>
              <w:bottom w:val="single" w:sz="6" w:space="0" w:color="000000"/>
              <w:right w:val="single" w:sz="6" w:space="0" w:color="000000"/>
            </w:tcBorders>
          </w:tcPr>
          <w:p w14:paraId="7C2B7C25" w14:textId="77777777" w:rsidR="001D493C" w:rsidRPr="00563771" w:rsidRDefault="00A918C0" w:rsidP="007D6ADB">
            <w:pPr>
              <w:pStyle w:val="TableParagraph"/>
              <w:rPr>
                <w:rFonts w:cs="Times New Roman"/>
                <w:i/>
                <w:szCs w:val="24"/>
              </w:rPr>
            </w:pPr>
            <w:r w:rsidRPr="00563771">
              <w:rPr>
                <w:rFonts w:cs="Times New Roman"/>
                <w:i/>
                <w:color w:val="339966"/>
                <w:szCs w:val="24"/>
              </w:rPr>
              <w:t>2</w:t>
            </w:r>
          </w:p>
        </w:tc>
        <w:tc>
          <w:tcPr>
            <w:tcW w:w="1927" w:type="dxa"/>
            <w:tcBorders>
              <w:top w:val="single" w:sz="6" w:space="0" w:color="000000"/>
              <w:left w:val="single" w:sz="6" w:space="0" w:color="000000"/>
              <w:bottom w:val="single" w:sz="6" w:space="0" w:color="000000"/>
              <w:right w:val="single" w:sz="6" w:space="0" w:color="000000"/>
            </w:tcBorders>
          </w:tcPr>
          <w:p w14:paraId="7C2B7C26"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Date</w:t>
            </w:r>
          </w:p>
        </w:tc>
        <w:tc>
          <w:tcPr>
            <w:tcW w:w="1925" w:type="dxa"/>
            <w:tcBorders>
              <w:top w:val="single" w:sz="6" w:space="0" w:color="000000"/>
              <w:left w:val="single" w:sz="6" w:space="0" w:color="000000"/>
              <w:bottom w:val="single" w:sz="6" w:space="0" w:color="000000"/>
              <w:right w:val="single" w:sz="6" w:space="0" w:color="000000"/>
            </w:tcBorders>
          </w:tcPr>
          <w:p w14:paraId="7C2B7C27" w14:textId="77777777" w:rsidR="001D493C" w:rsidRPr="00563771" w:rsidRDefault="00A918C0" w:rsidP="007D6ADB">
            <w:pPr>
              <w:pStyle w:val="TableParagraph"/>
              <w:ind w:left="102"/>
              <w:rPr>
                <w:rFonts w:cs="Times New Roman"/>
                <w:i/>
                <w:szCs w:val="24"/>
              </w:rPr>
            </w:pPr>
            <w:r w:rsidRPr="00563771">
              <w:rPr>
                <w:rFonts w:cs="Times New Roman"/>
                <w:i/>
                <w:color w:val="339966"/>
                <w:spacing w:val="-4"/>
                <w:szCs w:val="24"/>
              </w:rPr>
              <w:t>Text</w:t>
            </w:r>
          </w:p>
        </w:tc>
        <w:tc>
          <w:tcPr>
            <w:tcW w:w="1927" w:type="dxa"/>
            <w:tcBorders>
              <w:top w:val="single" w:sz="6" w:space="0" w:color="000000"/>
              <w:left w:val="single" w:sz="6" w:space="0" w:color="000000"/>
              <w:bottom w:val="single" w:sz="6" w:space="0" w:color="000000"/>
              <w:right w:val="single" w:sz="6" w:space="0" w:color="000000"/>
            </w:tcBorders>
          </w:tcPr>
          <w:p w14:paraId="7C2B7C28"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Text</w:t>
            </w:r>
          </w:p>
        </w:tc>
        <w:tc>
          <w:tcPr>
            <w:tcW w:w="1925" w:type="dxa"/>
            <w:tcBorders>
              <w:top w:val="single" w:sz="6" w:space="0" w:color="000000"/>
              <w:left w:val="single" w:sz="6" w:space="0" w:color="000000"/>
              <w:bottom w:val="single" w:sz="6" w:space="0" w:color="000000"/>
            </w:tcBorders>
          </w:tcPr>
          <w:p w14:paraId="7C2B7C29" w14:textId="77777777" w:rsidR="001D493C" w:rsidRPr="00563771" w:rsidRDefault="00A918C0" w:rsidP="007D6ADB">
            <w:pPr>
              <w:pStyle w:val="TableParagraph"/>
              <w:ind w:left="102"/>
              <w:rPr>
                <w:rFonts w:cs="Times New Roman"/>
                <w:i/>
                <w:szCs w:val="24"/>
              </w:rPr>
            </w:pPr>
            <w:r w:rsidRPr="00563771">
              <w:rPr>
                <w:rFonts w:cs="Times New Roman"/>
                <w:i/>
                <w:color w:val="339966"/>
                <w:spacing w:val="-4"/>
                <w:szCs w:val="24"/>
              </w:rPr>
              <w:t>Text</w:t>
            </w:r>
          </w:p>
        </w:tc>
      </w:tr>
      <w:tr w:rsidR="001D493C" w:rsidRPr="00563771" w14:paraId="7C2B7C30" w14:textId="77777777">
        <w:trPr>
          <w:trHeight w:val="419"/>
        </w:trPr>
        <w:tc>
          <w:tcPr>
            <w:tcW w:w="1925" w:type="dxa"/>
            <w:tcBorders>
              <w:top w:val="single" w:sz="6" w:space="0" w:color="000000"/>
              <w:right w:val="single" w:sz="6" w:space="0" w:color="000000"/>
            </w:tcBorders>
          </w:tcPr>
          <w:p w14:paraId="7C2B7C2B" w14:textId="77777777" w:rsidR="001D493C" w:rsidRPr="00563771" w:rsidRDefault="00A918C0" w:rsidP="007D6ADB">
            <w:pPr>
              <w:pStyle w:val="TableParagraph"/>
              <w:rPr>
                <w:rFonts w:cs="Times New Roman"/>
                <w:i/>
                <w:szCs w:val="24"/>
              </w:rPr>
            </w:pPr>
            <w:r w:rsidRPr="00563771">
              <w:rPr>
                <w:rFonts w:cs="Times New Roman"/>
                <w:i/>
                <w:color w:val="339966"/>
                <w:szCs w:val="24"/>
              </w:rPr>
              <w:t>…</w:t>
            </w:r>
          </w:p>
        </w:tc>
        <w:tc>
          <w:tcPr>
            <w:tcW w:w="1927" w:type="dxa"/>
            <w:tcBorders>
              <w:top w:val="single" w:sz="6" w:space="0" w:color="000000"/>
              <w:left w:val="single" w:sz="6" w:space="0" w:color="000000"/>
              <w:right w:val="single" w:sz="6" w:space="0" w:color="000000"/>
            </w:tcBorders>
          </w:tcPr>
          <w:p w14:paraId="7C2B7C2C"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Date</w:t>
            </w:r>
          </w:p>
        </w:tc>
        <w:tc>
          <w:tcPr>
            <w:tcW w:w="1925" w:type="dxa"/>
            <w:tcBorders>
              <w:top w:val="single" w:sz="6" w:space="0" w:color="000000"/>
              <w:left w:val="single" w:sz="6" w:space="0" w:color="000000"/>
              <w:right w:val="single" w:sz="6" w:space="0" w:color="000000"/>
            </w:tcBorders>
          </w:tcPr>
          <w:p w14:paraId="7C2B7C2D" w14:textId="77777777" w:rsidR="001D493C" w:rsidRPr="00563771" w:rsidRDefault="00A918C0" w:rsidP="007D6ADB">
            <w:pPr>
              <w:pStyle w:val="TableParagraph"/>
              <w:ind w:left="102"/>
              <w:rPr>
                <w:rFonts w:cs="Times New Roman"/>
                <w:i/>
                <w:szCs w:val="24"/>
              </w:rPr>
            </w:pPr>
            <w:r w:rsidRPr="00563771">
              <w:rPr>
                <w:rFonts w:cs="Times New Roman"/>
                <w:i/>
                <w:color w:val="339966"/>
                <w:spacing w:val="-4"/>
                <w:szCs w:val="24"/>
              </w:rPr>
              <w:t>Text</w:t>
            </w:r>
          </w:p>
        </w:tc>
        <w:tc>
          <w:tcPr>
            <w:tcW w:w="1927" w:type="dxa"/>
            <w:tcBorders>
              <w:top w:val="single" w:sz="6" w:space="0" w:color="000000"/>
              <w:left w:val="single" w:sz="6" w:space="0" w:color="000000"/>
              <w:right w:val="single" w:sz="6" w:space="0" w:color="000000"/>
            </w:tcBorders>
          </w:tcPr>
          <w:p w14:paraId="7C2B7C2E"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Text</w:t>
            </w:r>
          </w:p>
        </w:tc>
        <w:tc>
          <w:tcPr>
            <w:tcW w:w="1925" w:type="dxa"/>
            <w:tcBorders>
              <w:top w:val="single" w:sz="6" w:space="0" w:color="000000"/>
              <w:left w:val="single" w:sz="6" w:space="0" w:color="000000"/>
            </w:tcBorders>
          </w:tcPr>
          <w:p w14:paraId="7C2B7C2F" w14:textId="77777777" w:rsidR="001D493C" w:rsidRPr="00563771" w:rsidRDefault="00A918C0" w:rsidP="007D6ADB">
            <w:pPr>
              <w:pStyle w:val="TableParagraph"/>
              <w:ind w:left="102"/>
              <w:rPr>
                <w:rFonts w:cs="Times New Roman"/>
                <w:i/>
                <w:szCs w:val="24"/>
              </w:rPr>
            </w:pPr>
            <w:r w:rsidRPr="00563771">
              <w:rPr>
                <w:rFonts w:cs="Times New Roman"/>
                <w:i/>
                <w:color w:val="339966"/>
                <w:spacing w:val="-4"/>
                <w:szCs w:val="24"/>
              </w:rPr>
              <w:t>Text</w:t>
            </w:r>
          </w:p>
        </w:tc>
      </w:tr>
    </w:tbl>
    <w:p w14:paraId="7C2B7C31" w14:textId="77777777" w:rsidR="001D493C" w:rsidRPr="00563771" w:rsidRDefault="001D493C" w:rsidP="007D6ADB">
      <w:pPr>
        <w:pStyle w:val="BodyText"/>
        <w:spacing w:before="8"/>
        <w:rPr>
          <w:rFonts w:cs="Times New Roman"/>
          <w:szCs w:val="24"/>
        </w:rPr>
      </w:pPr>
    </w:p>
    <w:p w14:paraId="7C2B7C32" w14:textId="77777777" w:rsidR="001D493C" w:rsidRPr="00563771" w:rsidRDefault="00A918C0" w:rsidP="007D6ADB">
      <w:pPr>
        <w:pStyle w:val="Heading1"/>
        <w:numPr>
          <w:ilvl w:val="0"/>
          <w:numId w:val="2"/>
        </w:numPr>
        <w:tabs>
          <w:tab w:val="left" w:pos="610"/>
        </w:tabs>
        <w:spacing w:before="1"/>
        <w:ind w:left="610" w:hanging="383"/>
        <w:rPr>
          <w:rFonts w:ascii="Times New Roman" w:hAnsi="Times New Roman" w:cs="Times New Roman"/>
          <w:sz w:val="24"/>
          <w:szCs w:val="24"/>
        </w:rPr>
      </w:pPr>
      <w:bookmarkStart w:id="68" w:name="6._Milestones"/>
      <w:bookmarkStart w:id="69" w:name="_Toc185500709"/>
      <w:bookmarkEnd w:id="68"/>
      <w:r w:rsidRPr="00563771">
        <w:rPr>
          <w:rFonts w:ascii="Times New Roman" w:hAnsi="Times New Roman" w:cs="Times New Roman"/>
          <w:spacing w:val="-2"/>
          <w:sz w:val="24"/>
          <w:szCs w:val="24"/>
        </w:rPr>
        <w:t>Milestones</w:t>
      </w:r>
      <w:bookmarkEnd w:id="69"/>
    </w:p>
    <w:p w14:paraId="7C2B7C33" w14:textId="62DBD576" w:rsidR="001D493C" w:rsidRPr="00563771" w:rsidRDefault="00A918C0" w:rsidP="007D6ADB">
      <w:pPr>
        <w:pStyle w:val="BodyText"/>
        <w:spacing w:before="256" w:line="271" w:lineRule="auto"/>
        <w:ind w:right="260"/>
        <w:rPr>
          <w:rFonts w:cs="Times New Roman"/>
          <w:szCs w:val="24"/>
        </w:rPr>
      </w:pPr>
      <w:r w:rsidRPr="00563771">
        <w:rPr>
          <w:rFonts w:cs="Times New Roman"/>
          <w:color w:val="339966"/>
          <w:szCs w:val="24"/>
        </w:rPr>
        <w:t xml:space="preserve">Planned dates for study milestones should be indicated in a table as </w:t>
      </w:r>
      <w:r w:rsidR="00A97F8D" w:rsidRPr="00563771">
        <w:rPr>
          <w:rFonts w:cs="Times New Roman"/>
          <w:color w:val="339966"/>
          <w:szCs w:val="24"/>
        </w:rPr>
        <w:t xml:space="preserve">shown </w:t>
      </w:r>
      <w:r w:rsidRPr="00563771">
        <w:rPr>
          <w:rFonts w:cs="Times New Roman"/>
          <w:color w:val="339966"/>
          <w:szCs w:val="24"/>
        </w:rPr>
        <w:t>below. Other important timelines can be added.</w:t>
      </w:r>
    </w:p>
    <w:p w14:paraId="7C2B7C34" w14:textId="77777777" w:rsidR="001D493C" w:rsidRPr="00563771" w:rsidRDefault="001D493C" w:rsidP="007D6ADB">
      <w:pPr>
        <w:pStyle w:val="BodyText"/>
        <w:spacing w:before="3"/>
        <w:rPr>
          <w:rFonts w:cs="Times New Roman"/>
          <w:szCs w:val="2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4"/>
        <w:gridCol w:w="4814"/>
      </w:tblGrid>
      <w:tr w:rsidR="001D493C" w:rsidRPr="00563771" w14:paraId="7C2B7C37" w14:textId="77777777">
        <w:trPr>
          <w:trHeight w:val="419"/>
        </w:trPr>
        <w:tc>
          <w:tcPr>
            <w:tcW w:w="4814" w:type="dxa"/>
            <w:tcBorders>
              <w:bottom w:val="single" w:sz="6" w:space="0" w:color="000000"/>
              <w:right w:val="single" w:sz="6" w:space="0" w:color="000000"/>
            </w:tcBorders>
          </w:tcPr>
          <w:p w14:paraId="7C2B7C35" w14:textId="77777777" w:rsidR="001D493C" w:rsidRPr="00563771" w:rsidRDefault="00A918C0" w:rsidP="007D6ADB">
            <w:pPr>
              <w:pStyle w:val="TableParagraph"/>
              <w:spacing w:before="63"/>
              <w:rPr>
                <w:rFonts w:cs="Times New Roman"/>
                <w:szCs w:val="24"/>
              </w:rPr>
            </w:pPr>
            <w:r w:rsidRPr="00563771">
              <w:rPr>
                <w:rFonts w:cs="Times New Roman"/>
                <w:spacing w:val="-2"/>
                <w:szCs w:val="24"/>
              </w:rPr>
              <w:t>Milestone</w:t>
            </w:r>
          </w:p>
        </w:tc>
        <w:tc>
          <w:tcPr>
            <w:tcW w:w="4814" w:type="dxa"/>
            <w:tcBorders>
              <w:left w:val="single" w:sz="6" w:space="0" w:color="000000"/>
              <w:bottom w:val="single" w:sz="6" w:space="0" w:color="000000"/>
            </w:tcBorders>
          </w:tcPr>
          <w:p w14:paraId="7C2B7C36" w14:textId="77777777" w:rsidR="001D493C" w:rsidRPr="00563771" w:rsidRDefault="00A918C0" w:rsidP="007D6ADB">
            <w:pPr>
              <w:pStyle w:val="TableParagraph"/>
              <w:spacing w:before="63"/>
              <w:ind w:left="103"/>
              <w:rPr>
                <w:rFonts w:cs="Times New Roman"/>
                <w:szCs w:val="24"/>
              </w:rPr>
            </w:pPr>
            <w:r w:rsidRPr="00563771">
              <w:rPr>
                <w:rFonts w:cs="Times New Roman"/>
                <w:szCs w:val="24"/>
              </w:rPr>
              <w:t>Planned</w:t>
            </w:r>
            <w:r w:rsidRPr="00563771">
              <w:rPr>
                <w:rFonts w:cs="Times New Roman"/>
                <w:spacing w:val="-8"/>
                <w:szCs w:val="24"/>
              </w:rPr>
              <w:t xml:space="preserve"> </w:t>
            </w:r>
            <w:r w:rsidRPr="00563771">
              <w:rPr>
                <w:rFonts w:cs="Times New Roman"/>
                <w:spacing w:val="-4"/>
                <w:szCs w:val="24"/>
              </w:rPr>
              <w:t>date</w:t>
            </w:r>
          </w:p>
        </w:tc>
      </w:tr>
      <w:tr w:rsidR="001D493C" w:rsidRPr="00563771" w14:paraId="7C2B7C3A" w14:textId="77777777">
        <w:trPr>
          <w:trHeight w:val="421"/>
        </w:trPr>
        <w:tc>
          <w:tcPr>
            <w:tcW w:w="4814" w:type="dxa"/>
            <w:tcBorders>
              <w:top w:val="single" w:sz="6" w:space="0" w:color="000000"/>
              <w:bottom w:val="single" w:sz="6" w:space="0" w:color="000000"/>
              <w:right w:val="single" w:sz="6" w:space="0" w:color="000000"/>
            </w:tcBorders>
          </w:tcPr>
          <w:p w14:paraId="21413208" w14:textId="77777777" w:rsidR="001D493C" w:rsidRPr="00563771" w:rsidRDefault="00A918C0" w:rsidP="007D6ADB">
            <w:pPr>
              <w:pStyle w:val="TableParagraph"/>
              <w:spacing w:before="66"/>
              <w:rPr>
                <w:rFonts w:cs="Times New Roman"/>
                <w:spacing w:val="-2"/>
                <w:szCs w:val="24"/>
              </w:rPr>
            </w:pPr>
            <w:r w:rsidRPr="00563771">
              <w:rPr>
                <w:rFonts w:cs="Times New Roman"/>
                <w:szCs w:val="24"/>
              </w:rPr>
              <w:t>Start of</w:t>
            </w:r>
            <w:r w:rsidRPr="00563771">
              <w:rPr>
                <w:rFonts w:cs="Times New Roman"/>
                <w:spacing w:val="-2"/>
                <w:szCs w:val="24"/>
              </w:rPr>
              <w:t xml:space="preserve"> </w:t>
            </w:r>
            <w:r w:rsidRPr="00563771">
              <w:rPr>
                <w:rFonts w:cs="Times New Roman"/>
                <w:szCs w:val="24"/>
              </w:rPr>
              <w:t>data</w:t>
            </w:r>
            <w:r w:rsidRPr="00563771">
              <w:rPr>
                <w:rFonts w:cs="Times New Roman"/>
                <w:spacing w:val="-1"/>
                <w:szCs w:val="24"/>
              </w:rPr>
              <w:t xml:space="preserve"> </w:t>
            </w:r>
            <w:r w:rsidRPr="00563771">
              <w:rPr>
                <w:rFonts w:cs="Times New Roman"/>
                <w:spacing w:val="-2"/>
                <w:szCs w:val="24"/>
              </w:rPr>
              <w:t>collection</w:t>
            </w:r>
          </w:p>
          <w:p w14:paraId="334D4DEA" w14:textId="77777777" w:rsidR="00A5211D" w:rsidRPr="00563771" w:rsidRDefault="00A5211D" w:rsidP="007D6ADB">
            <w:pPr>
              <w:pStyle w:val="TableParagraph"/>
              <w:spacing w:before="66"/>
              <w:rPr>
                <w:rFonts w:cs="Times New Roman"/>
                <w:spacing w:val="-2"/>
                <w:szCs w:val="24"/>
              </w:rPr>
            </w:pPr>
          </w:p>
          <w:p w14:paraId="7C2B7C38" w14:textId="726CE34A" w:rsidR="00A5211D" w:rsidRPr="00563771" w:rsidRDefault="00A5211D" w:rsidP="007D6ADB">
            <w:pPr>
              <w:pStyle w:val="TableParagraph"/>
              <w:spacing w:before="66"/>
              <w:rPr>
                <w:rFonts w:cs="Times New Roman"/>
                <w:szCs w:val="24"/>
              </w:rPr>
            </w:pPr>
            <w:r w:rsidRPr="00563771">
              <w:rPr>
                <w:rFonts w:cs="Times New Roman"/>
                <w:i/>
                <w:color w:val="339966"/>
                <w:spacing w:val="-4"/>
                <w:szCs w:val="24"/>
              </w:rPr>
              <w:t>This is defined as the date from which information on the first study subject is first recorded in the study dataset or, in the case of secondary use of data, the date from which data extraction starts for the study data analysis.</w:t>
            </w:r>
          </w:p>
        </w:tc>
        <w:tc>
          <w:tcPr>
            <w:tcW w:w="4814" w:type="dxa"/>
            <w:tcBorders>
              <w:top w:val="single" w:sz="6" w:space="0" w:color="000000"/>
              <w:left w:val="single" w:sz="6" w:space="0" w:color="000000"/>
              <w:bottom w:val="single" w:sz="6" w:space="0" w:color="000000"/>
            </w:tcBorders>
          </w:tcPr>
          <w:p w14:paraId="7C2B7C39" w14:textId="3CB00C9D" w:rsidR="00042D55" w:rsidRPr="00563771" w:rsidRDefault="00A918C0" w:rsidP="00A5211D">
            <w:pPr>
              <w:pStyle w:val="TableParagraph"/>
              <w:spacing w:before="39"/>
              <w:ind w:left="103"/>
              <w:rPr>
                <w:rFonts w:cs="Times New Roman"/>
                <w:i/>
                <w:color w:val="339966"/>
                <w:spacing w:val="-4"/>
                <w:szCs w:val="24"/>
              </w:rPr>
            </w:pPr>
            <w:r w:rsidRPr="00563771">
              <w:rPr>
                <w:rFonts w:cs="Times New Roman"/>
                <w:i/>
                <w:color w:val="339966"/>
                <w:spacing w:val="-4"/>
                <w:szCs w:val="24"/>
              </w:rPr>
              <w:t>Date</w:t>
            </w:r>
          </w:p>
        </w:tc>
      </w:tr>
      <w:tr w:rsidR="001D493C" w:rsidRPr="00563771" w14:paraId="7C2B7C3D" w14:textId="77777777">
        <w:trPr>
          <w:trHeight w:val="419"/>
        </w:trPr>
        <w:tc>
          <w:tcPr>
            <w:tcW w:w="4814" w:type="dxa"/>
            <w:tcBorders>
              <w:top w:val="single" w:sz="6" w:space="0" w:color="000000"/>
              <w:bottom w:val="single" w:sz="6" w:space="0" w:color="000000"/>
              <w:right w:val="single" w:sz="6" w:space="0" w:color="000000"/>
            </w:tcBorders>
          </w:tcPr>
          <w:p w14:paraId="43951C90" w14:textId="77777777" w:rsidR="001D493C" w:rsidRPr="00563771" w:rsidRDefault="00A918C0" w:rsidP="007D6ADB">
            <w:pPr>
              <w:pStyle w:val="TableParagraph"/>
              <w:spacing w:before="63"/>
              <w:rPr>
                <w:rFonts w:cs="Times New Roman"/>
                <w:spacing w:val="-2"/>
                <w:szCs w:val="24"/>
              </w:rPr>
            </w:pPr>
            <w:r w:rsidRPr="00563771">
              <w:rPr>
                <w:rFonts w:cs="Times New Roman"/>
                <w:szCs w:val="24"/>
              </w:rPr>
              <w:t>End</w:t>
            </w:r>
            <w:r w:rsidRPr="00563771">
              <w:rPr>
                <w:rFonts w:cs="Times New Roman"/>
                <w:spacing w:val="-2"/>
                <w:szCs w:val="24"/>
              </w:rPr>
              <w:t xml:space="preserve"> </w:t>
            </w:r>
            <w:r w:rsidRPr="00563771">
              <w:rPr>
                <w:rFonts w:cs="Times New Roman"/>
                <w:szCs w:val="24"/>
              </w:rPr>
              <w:t>of</w:t>
            </w:r>
            <w:r w:rsidRPr="00563771">
              <w:rPr>
                <w:rFonts w:cs="Times New Roman"/>
                <w:spacing w:val="-3"/>
                <w:szCs w:val="24"/>
              </w:rPr>
              <w:t xml:space="preserve"> </w:t>
            </w:r>
            <w:r w:rsidRPr="00563771">
              <w:rPr>
                <w:rFonts w:cs="Times New Roman"/>
                <w:szCs w:val="24"/>
              </w:rPr>
              <w:t>data</w:t>
            </w:r>
            <w:r w:rsidRPr="00563771">
              <w:rPr>
                <w:rFonts w:cs="Times New Roman"/>
                <w:spacing w:val="-1"/>
                <w:szCs w:val="24"/>
              </w:rPr>
              <w:t xml:space="preserve"> </w:t>
            </w:r>
            <w:r w:rsidRPr="00563771">
              <w:rPr>
                <w:rFonts w:cs="Times New Roman"/>
                <w:spacing w:val="-2"/>
                <w:szCs w:val="24"/>
              </w:rPr>
              <w:t>collection</w:t>
            </w:r>
          </w:p>
          <w:p w14:paraId="5F1B689D" w14:textId="77777777" w:rsidR="00A5211D" w:rsidRPr="00563771" w:rsidRDefault="00A5211D" w:rsidP="007D6ADB">
            <w:pPr>
              <w:pStyle w:val="TableParagraph"/>
              <w:spacing w:before="63"/>
              <w:rPr>
                <w:rFonts w:cs="Times New Roman"/>
                <w:spacing w:val="-2"/>
                <w:szCs w:val="24"/>
              </w:rPr>
            </w:pPr>
          </w:p>
          <w:p w14:paraId="7C2B7C3B" w14:textId="763659A7" w:rsidR="00A5211D" w:rsidRPr="00563771" w:rsidRDefault="00A5211D" w:rsidP="007D6ADB">
            <w:pPr>
              <w:pStyle w:val="TableParagraph"/>
              <w:spacing w:before="63"/>
              <w:rPr>
                <w:rFonts w:cs="Times New Roman"/>
                <w:szCs w:val="24"/>
              </w:rPr>
            </w:pPr>
            <w:r w:rsidRPr="00563771">
              <w:rPr>
                <w:rFonts w:cs="Times New Roman"/>
                <w:i/>
                <w:color w:val="339966"/>
                <w:spacing w:val="-4"/>
                <w:szCs w:val="24"/>
              </w:rPr>
              <w:t>This is defined as the date from which the analytical dataset is completely available. Note that the analytical dataset is the minimum set of data required to perform the statistical analyses leading to the results for the study objective(s).</w:t>
            </w:r>
          </w:p>
        </w:tc>
        <w:tc>
          <w:tcPr>
            <w:tcW w:w="4814" w:type="dxa"/>
            <w:tcBorders>
              <w:top w:val="single" w:sz="6" w:space="0" w:color="000000"/>
              <w:left w:val="single" w:sz="6" w:space="0" w:color="000000"/>
              <w:bottom w:val="single" w:sz="6" w:space="0" w:color="000000"/>
            </w:tcBorders>
          </w:tcPr>
          <w:p w14:paraId="7C2B7C3C" w14:textId="5DE57E97" w:rsidR="007E228B" w:rsidRPr="00563771" w:rsidRDefault="00A918C0" w:rsidP="00A5211D">
            <w:pPr>
              <w:pStyle w:val="TableParagraph"/>
              <w:ind w:left="103"/>
              <w:rPr>
                <w:rFonts w:cs="Times New Roman"/>
                <w:i/>
                <w:color w:val="339966"/>
                <w:spacing w:val="-4"/>
                <w:szCs w:val="24"/>
              </w:rPr>
            </w:pPr>
            <w:r w:rsidRPr="00563771">
              <w:rPr>
                <w:rFonts w:cs="Times New Roman"/>
                <w:i/>
                <w:color w:val="339966"/>
                <w:spacing w:val="-4"/>
                <w:szCs w:val="24"/>
              </w:rPr>
              <w:t>Date</w:t>
            </w:r>
          </w:p>
        </w:tc>
      </w:tr>
      <w:tr w:rsidR="001D493C" w:rsidRPr="00563771" w14:paraId="7C2B7C40" w14:textId="77777777">
        <w:trPr>
          <w:trHeight w:val="419"/>
        </w:trPr>
        <w:tc>
          <w:tcPr>
            <w:tcW w:w="4814" w:type="dxa"/>
            <w:tcBorders>
              <w:top w:val="single" w:sz="6" w:space="0" w:color="000000"/>
              <w:bottom w:val="single" w:sz="6" w:space="0" w:color="000000"/>
              <w:right w:val="single" w:sz="6" w:space="0" w:color="000000"/>
            </w:tcBorders>
          </w:tcPr>
          <w:p w14:paraId="7C2B7C3E" w14:textId="6C53A78F" w:rsidR="001D493C" w:rsidRPr="00563771" w:rsidRDefault="00B45468" w:rsidP="007D6ADB">
            <w:pPr>
              <w:pStyle w:val="TableParagraph"/>
              <w:spacing w:before="63"/>
              <w:rPr>
                <w:rFonts w:cs="Times New Roman"/>
                <w:szCs w:val="24"/>
              </w:rPr>
            </w:pPr>
            <w:r w:rsidRPr="00563771">
              <w:rPr>
                <w:rFonts w:cs="Times New Roman"/>
                <w:szCs w:val="24"/>
              </w:rPr>
              <w:t>Top line results</w:t>
            </w:r>
          </w:p>
        </w:tc>
        <w:tc>
          <w:tcPr>
            <w:tcW w:w="4814" w:type="dxa"/>
            <w:tcBorders>
              <w:top w:val="single" w:sz="6" w:space="0" w:color="000000"/>
              <w:left w:val="single" w:sz="6" w:space="0" w:color="000000"/>
              <w:bottom w:val="single" w:sz="6" w:space="0" w:color="000000"/>
            </w:tcBorders>
          </w:tcPr>
          <w:p w14:paraId="7C2B7C3F" w14:textId="77777777" w:rsidR="001D493C" w:rsidRPr="00563771" w:rsidRDefault="00A918C0" w:rsidP="007D6ADB">
            <w:pPr>
              <w:pStyle w:val="TableParagraph"/>
              <w:ind w:left="103"/>
              <w:rPr>
                <w:rFonts w:cs="Times New Roman"/>
                <w:i/>
                <w:szCs w:val="24"/>
              </w:rPr>
            </w:pPr>
            <w:r w:rsidRPr="00563771">
              <w:rPr>
                <w:rFonts w:cs="Times New Roman"/>
                <w:i/>
                <w:color w:val="339966"/>
                <w:spacing w:val="-4"/>
                <w:szCs w:val="24"/>
              </w:rPr>
              <w:t>Date</w:t>
            </w:r>
          </w:p>
        </w:tc>
      </w:tr>
      <w:tr w:rsidR="001D493C" w:rsidRPr="00563771" w14:paraId="7C2B7C55" w14:textId="77777777">
        <w:trPr>
          <w:trHeight w:val="419"/>
        </w:trPr>
        <w:tc>
          <w:tcPr>
            <w:tcW w:w="4814" w:type="dxa"/>
            <w:tcBorders>
              <w:top w:val="single" w:sz="6" w:space="0" w:color="000000"/>
              <w:right w:val="single" w:sz="6" w:space="0" w:color="000000"/>
            </w:tcBorders>
          </w:tcPr>
          <w:p w14:paraId="7C2B7C53" w14:textId="22F6C3B7" w:rsidR="001D493C" w:rsidRPr="00563771" w:rsidRDefault="00B45468" w:rsidP="007D6ADB">
            <w:pPr>
              <w:pStyle w:val="TableParagraph"/>
              <w:spacing w:before="63"/>
              <w:rPr>
                <w:rFonts w:cs="Times New Roman"/>
                <w:szCs w:val="24"/>
              </w:rPr>
            </w:pPr>
            <w:r w:rsidRPr="00563771">
              <w:rPr>
                <w:rFonts w:cs="Times New Roman"/>
                <w:szCs w:val="24"/>
              </w:rPr>
              <w:t>Technical report</w:t>
            </w:r>
          </w:p>
        </w:tc>
        <w:tc>
          <w:tcPr>
            <w:tcW w:w="4814" w:type="dxa"/>
            <w:tcBorders>
              <w:top w:val="single" w:sz="6" w:space="0" w:color="000000"/>
              <w:left w:val="single" w:sz="6" w:space="0" w:color="000000"/>
            </w:tcBorders>
          </w:tcPr>
          <w:p w14:paraId="7C2B7C54" w14:textId="77777777" w:rsidR="001D493C" w:rsidRPr="00563771" w:rsidRDefault="00A918C0" w:rsidP="007D6ADB">
            <w:pPr>
              <w:pStyle w:val="TableParagraph"/>
              <w:ind w:left="103"/>
              <w:rPr>
                <w:rFonts w:cs="Times New Roman"/>
                <w:i/>
                <w:szCs w:val="24"/>
              </w:rPr>
            </w:pPr>
            <w:r w:rsidRPr="00563771">
              <w:rPr>
                <w:rFonts w:cs="Times New Roman"/>
                <w:i/>
                <w:color w:val="339966"/>
                <w:spacing w:val="-4"/>
                <w:szCs w:val="24"/>
              </w:rPr>
              <w:t>Date</w:t>
            </w:r>
          </w:p>
        </w:tc>
      </w:tr>
    </w:tbl>
    <w:p w14:paraId="7C2B7C56" w14:textId="77777777" w:rsidR="001D493C" w:rsidRPr="00563771" w:rsidRDefault="001D493C" w:rsidP="007D6ADB">
      <w:pPr>
        <w:pStyle w:val="BodyText"/>
        <w:rPr>
          <w:rFonts w:cs="Times New Roman"/>
          <w:szCs w:val="24"/>
        </w:rPr>
      </w:pPr>
    </w:p>
    <w:p w14:paraId="033355FC" w14:textId="77777777" w:rsidR="00B45468" w:rsidRPr="00563771" w:rsidRDefault="00B45468">
      <w:pPr>
        <w:rPr>
          <w:rFonts w:eastAsia="Verdana" w:cs="Times New Roman"/>
          <w:b/>
          <w:bCs/>
          <w:szCs w:val="24"/>
        </w:rPr>
      </w:pPr>
      <w:bookmarkStart w:id="70" w:name="7._Rationale_and_background"/>
      <w:bookmarkEnd w:id="70"/>
      <w:r w:rsidRPr="00563771">
        <w:rPr>
          <w:rFonts w:cs="Times New Roman"/>
          <w:szCs w:val="24"/>
        </w:rPr>
        <w:br w:type="page"/>
      </w:r>
    </w:p>
    <w:p w14:paraId="7C2B7C57" w14:textId="6E746AD5" w:rsidR="001D493C" w:rsidRPr="00563771" w:rsidRDefault="00A918C0" w:rsidP="001A723A">
      <w:pPr>
        <w:pStyle w:val="Heading1"/>
        <w:keepNext/>
        <w:numPr>
          <w:ilvl w:val="0"/>
          <w:numId w:val="2"/>
        </w:numPr>
        <w:tabs>
          <w:tab w:val="left" w:pos="610"/>
        </w:tabs>
        <w:spacing w:before="1"/>
        <w:ind w:left="613" w:hanging="386"/>
        <w:rPr>
          <w:rFonts w:ascii="Times New Roman" w:hAnsi="Times New Roman" w:cs="Times New Roman"/>
          <w:sz w:val="24"/>
          <w:szCs w:val="24"/>
        </w:rPr>
      </w:pPr>
      <w:bookmarkStart w:id="71" w:name="_Toc185500710"/>
      <w:commentRangeStart w:id="72"/>
      <w:r w:rsidRPr="00563771">
        <w:rPr>
          <w:rFonts w:ascii="Times New Roman" w:hAnsi="Times New Roman" w:cs="Times New Roman"/>
          <w:sz w:val="24"/>
          <w:szCs w:val="24"/>
        </w:rPr>
        <w:lastRenderedPageBreak/>
        <w:t>Rationale</w:t>
      </w:r>
      <w:r w:rsidRPr="00563771">
        <w:rPr>
          <w:rFonts w:ascii="Times New Roman" w:hAnsi="Times New Roman" w:cs="Times New Roman"/>
          <w:spacing w:val="-10"/>
          <w:sz w:val="24"/>
          <w:szCs w:val="24"/>
        </w:rPr>
        <w:t xml:space="preserve"> </w:t>
      </w:r>
      <w:r w:rsidRPr="00563771">
        <w:rPr>
          <w:rFonts w:ascii="Times New Roman" w:hAnsi="Times New Roman" w:cs="Times New Roman"/>
          <w:sz w:val="24"/>
          <w:szCs w:val="24"/>
        </w:rPr>
        <w:t>and</w:t>
      </w:r>
      <w:r w:rsidRPr="00563771">
        <w:rPr>
          <w:rFonts w:ascii="Times New Roman" w:hAnsi="Times New Roman" w:cs="Times New Roman"/>
          <w:spacing w:val="-7"/>
          <w:sz w:val="24"/>
          <w:szCs w:val="24"/>
        </w:rPr>
        <w:t xml:space="preserve"> </w:t>
      </w:r>
      <w:r w:rsidRPr="00563771">
        <w:rPr>
          <w:rFonts w:ascii="Times New Roman" w:hAnsi="Times New Roman" w:cs="Times New Roman"/>
          <w:spacing w:val="-2"/>
          <w:sz w:val="24"/>
          <w:szCs w:val="24"/>
        </w:rPr>
        <w:t>background</w:t>
      </w:r>
      <w:bookmarkEnd w:id="71"/>
      <w:commentRangeEnd w:id="72"/>
      <w:r w:rsidR="00682838">
        <w:rPr>
          <w:rStyle w:val="CommentReference"/>
          <w:rFonts w:ascii="Times New Roman" w:eastAsia="Courier New" w:hAnsi="Times New Roman" w:cs="Courier New"/>
          <w:b w:val="0"/>
          <w:bCs w:val="0"/>
        </w:rPr>
        <w:commentReference w:id="72"/>
      </w:r>
    </w:p>
    <w:p w14:paraId="53D0521E" w14:textId="7D7FF4F2" w:rsidR="001D493C" w:rsidDel="00692C25" w:rsidRDefault="04E31EAF" w:rsidP="00B45468">
      <w:pPr>
        <w:pStyle w:val="BodyText"/>
        <w:spacing w:before="257" w:line="271" w:lineRule="auto"/>
        <w:ind w:right="260"/>
        <w:rPr>
          <w:del w:id="73" w:author="Viering, Tammo" w:date="2024-12-18T16:47:00Z" w16du:dateUtc="2024-12-18T15:47:00Z"/>
          <w:rFonts w:cs="Times New Roman"/>
          <w:color w:val="339966"/>
          <w:szCs w:val="24"/>
        </w:rPr>
      </w:pPr>
      <w:del w:id="74" w:author="Viering, Tammo" w:date="2024-12-18T16:47:00Z" w16du:dateUtc="2024-12-18T15:47:00Z">
        <w:r w:rsidRPr="00563771" w:rsidDel="00692C25">
          <w:rPr>
            <w:rFonts w:cs="Times New Roman"/>
            <w:color w:val="339966"/>
            <w:spacing w:val="-4"/>
            <w:szCs w:val="24"/>
          </w:rPr>
          <w:delText xml:space="preserve">Brief </w:delText>
        </w:r>
        <w:r w:rsidR="00A918C0" w:rsidRPr="00563771" w:rsidDel="00692C25">
          <w:rPr>
            <w:rFonts w:cs="Times New Roman"/>
            <w:color w:val="339966"/>
            <w:szCs w:val="24"/>
          </w:rPr>
          <w:delText>description</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of</w:delText>
        </w:r>
        <w:r w:rsidR="00A918C0" w:rsidRPr="00563771" w:rsidDel="00692C25">
          <w:rPr>
            <w:rFonts w:cs="Times New Roman"/>
            <w:color w:val="339966"/>
            <w:spacing w:val="-4"/>
            <w:szCs w:val="24"/>
          </w:rPr>
          <w:delText xml:space="preserve"> </w:delText>
        </w:r>
        <w:r w:rsidR="00B45468" w:rsidRPr="00563771" w:rsidDel="00692C25">
          <w:rPr>
            <w:rFonts w:cs="Times New Roman"/>
            <w:color w:val="339966"/>
            <w:szCs w:val="24"/>
          </w:rPr>
          <w:delText>background that led to the</w:delText>
        </w:r>
        <w:r w:rsidR="00A918C0" w:rsidRPr="00563771" w:rsidDel="00692C25">
          <w:rPr>
            <w:rFonts w:cs="Times New Roman"/>
            <w:color w:val="339966"/>
            <w:spacing w:val="-6"/>
            <w:szCs w:val="24"/>
          </w:rPr>
          <w:delText xml:space="preserve"> </w:delText>
        </w:r>
        <w:r w:rsidR="00A918C0" w:rsidRPr="00563771" w:rsidDel="00692C25">
          <w:rPr>
            <w:rFonts w:cs="Times New Roman"/>
            <w:color w:val="339966"/>
            <w:szCs w:val="24"/>
          </w:rPr>
          <w:delText>initiation</w:delText>
        </w:r>
        <w:r w:rsidR="00A918C0" w:rsidRPr="00563771" w:rsidDel="00692C25">
          <w:rPr>
            <w:rFonts w:cs="Times New Roman"/>
            <w:color w:val="339966"/>
            <w:spacing w:val="-5"/>
            <w:szCs w:val="24"/>
          </w:rPr>
          <w:delText xml:space="preserve"> </w:delText>
        </w:r>
        <w:r w:rsidR="00B45468" w:rsidRPr="00563771" w:rsidDel="00692C25">
          <w:rPr>
            <w:rFonts w:cs="Times New Roman"/>
            <w:color w:val="339966"/>
            <w:szCs w:val="24"/>
          </w:rPr>
          <w:delText>of th</w:delText>
        </w:r>
        <w:r w:rsidR="00B41F67" w:rsidDel="00692C25">
          <w:rPr>
            <w:rFonts w:cs="Times New Roman"/>
            <w:color w:val="339966"/>
            <w:szCs w:val="24"/>
          </w:rPr>
          <w:delText>e</w:delText>
        </w:r>
        <w:r w:rsidR="00B45468" w:rsidRPr="00563771" w:rsidDel="00692C25">
          <w:rPr>
            <w:rFonts w:cs="Times New Roman"/>
            <w:color w:val="339966"/>
            <w:szCs w:val="24"/>
          </w:rPr>
          <w:delText xml:space="preserve"> study. Section should be clear and should provide a short critical review of available published and unpublished data to explain gaps in knowledge that the study is intended to fill. </w:delText>
        </w:r>
        <w:r w:rsidR="00D17CBC" w:rsidRPr="00563771" w:rsidDel="00692C25">
          <w:rPr>
            <w:rFonts w:cs="Times New Roman"/>
            <w:color w:val="339966"/>
            <w:szCs w:val="24"/>
          </w:rPr>
          <w:delText xml:space="preserve">For clarity, unpublished data are defined as data for studies that have never been published or not yet published at the time of protocol approval. </w:delText>
        </w:r>
        <w:r w:rsidR="00B45468" w:rsidRPr="00563771" w:rsidDel="00692C25">
          <w:rPr>
            <w:rFonts w:cs="Times New Roman"/>
            <w:color w:val="339966"/>
            <w:szCs w:val="24"/>
          </w:rPr>
          <w:delText>The expected contribution(s) of the current study should be reported.</w:delText>
        </w:r>
      </w:del>
    </w:p>
    <w:p w14:paraId="26E9292C" w14:textId="3099DF6D" w:rsidR="00390ABF" w:rsidRPr="00390ABF" w:rsidRDefault="00390ABF" w:rsidP="00390ABF">
      <w:r w:rsidRPr="00390ABF">
        <w:t>Headache disorders are common neurological conditions characterized by recurrent headaches that can significantly impact quality of life, causing pain and disability, and often requiring medical intervention</w:t>
      </w:r>
      <w:r w:rsidR="00B958F3">
        <w:t xml:space="preserve"> </w:t>
      </w:r>
      <w:r w:rsidR="00B958F3">
        <w:fldChar w:fldCharType="begin"/>
      </w:r>
      <w:r w:rsidR="00B958F3">
        <w:instrText xml:space="preserve"> ADDIN EN.CITE &lt;EndNote&gt;&lt;Cite&gt;&lt;Author&gt;World Health Organization&lt;/Author&gt;&lt;Year&gt;2024&lt;/Year&gt;&lt;RecNum&gt;5&lt;/RecNum&gt;&lt;DisplayText&gt;[1]&lt;/DisplayText&gt;&lt;record&gt;&lt;rec-number&gt;5&lt;/rec-number&gt;&lt;foreign-keys&gt;&lt;key app="EN" db-id="290ffp95gsdpsxef90ox9fpps2awr0epat50" timestamp="1734432866"&gt;5&lt;/key&gt;&lt;/foreign-keys&gt;&lt;ref-type name="Web Page"&gt;12&lt;/ref-type&gt;&lt;contributors&gt;&lt;authors&gt;&lt;author&gt;World Health Organization,&lt;/author&gt;&lt;/authors&gt;&lt;/contributors&gt;&lt;titles&gt;&lt;title&gt;Migraine and other headache disorders&lt;/title&gt;&lt;/titles&gt;&lt;number&gt;2024-12-17&lt;/number&gt;&lt;dates&gt;&lt;year&gt;2024&lt;/year&gt;&lt;/dates&gt;&lt;urls&gt;&lt;related-urls&gt;&lt;url&gt;https://www.who.int/news-room/fact-sheets/detail/headache-disorders&lt;/url&gt;&lt;/related-urls&gt;&lt;/urls&gt;&lt;/record&gt;&lt;/Cite&gt;&lt;/EndNote&gt;</w:instrText>
      </w:r>
      <w:r w:rsidR="00B958F3">
        <w:fldChar w:fldCharType="separate"/>
      </w:r>
      <w:r w:rsidR="00B958F3">
        <w:rPr>
          <w:noProof/>
        </w:rPr>
        <w:t>[1]</w:t>
      </w:r>
      <w:r w:rsidR="00B958F3">
        <w:fldChar w:fldCharType="end"/>
      </w:r>
      <w:r w:rsidRPr="00390ABF">
        <w:t>. The most common types of headaches include migraine, a moderate-to-severe headache accompanied by nausea, vomiting, and sensitivity to light and/or noise, which is more prevalent among women (ratio 3:1), and tension-type headache (TTH), typically mild-to-moderate and without associated symptoms or the specific features of migraine. Two other relevant</w:t>
      </w:r>
      <w:r>
        <w:t xml:space="preserve"> but rather uncommon</w:t>
      </w:r>
      <w:r w:rsidRPr="00390ABF">
        <w:t xml:space="preserve"> types of headaches are cluster headaches and medication-overuse headaches.</w:t>
      </w:r>
      <w:r w:rsidR="00F4480F">
        <w:fldChar w:fldCharType="begin">
          <w:fldData xml:space="preserve">PEVuZE5vdGU+PENpdGU+PEF1dGhvcj5TdGVpbmVyPC9BdXRob3I+PFllYXI+MjAxOTwvWWVhcj48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=
</w:fldData>
        </w:fldChar>
      </w:r>
      <w:r w:rsidR="00F4480F">
        <w:instrText xml:space="preserve"> ADDIN EN.CITE </w:instrText>
      </w:r>
      <w:r w:rsidR="00F4480F">
        <w:fldChar w:fldCharType="begin">
          <w:fldData xml:space="preserve">PEVuZE5vdGU+PENpdGU+PEF1dGhvcj5TdGVpbmVyPC9BdXRob3I+PFllYXI+MjAxOTwvWWVhcj48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=
</w:fldData>
        </w:fldChar>
      </w:r>
      <w:r w:rsidR="00F4480F">
        <w:instrText xml:space="preserve"> ADDIN EN.CITE.DATA </w:instrText>
      </w:r>
      <w:r w:rsidR="00F4480F">
        <w:fldChar w:fldCharType="end"/>
      </w:r>
      <w:r w:rsidR="00F4480F">
        <w:fldChar w:fldCharType="separate"/>
      </w:r>
      <w:r w:rsidR="00F4480F">
        <w:rPr>
          <w:noProof/>
        </w:rPr>
        <w:t>[2]</w:t>
      </w:r>
      <w:r w:rsidR="00F4480F">
        <w:fldChar w:fldCharType="end"/>
      </w:r>
      <w:r w:rsidRPr="00390ABF">
        <w:t xml:space="preserve"> </w:t>
      </w:r>
      <w:r>
        <w:t xml:space="preserve">In comparison, </w:t>
      </w:r>
      <w:r w:rsidRPr="00390ABF">
        <w:t>Western Europe reports a</w:t>
      </w:r>
      <w:r w:rsidR="003C7125">
        <w:t xml:space="preserve"> high</w:t>
      </w:r>
      <w:r w:rsidRPr="00390ABF">
        <w:t xml:space="preserve"> age-standardized prevalence rate of around 25%</w:t>
      </w:r>
      <w:r w:rsidR="006778F1">
        <w:t xml:space="preserve"> </w:t>
      </w:r>
      <w:r w:rsidR="00703787" w:rsidRPr="00703787">
        <w:t>among youths and young adults</w:t>
      </w:r>
      <w:r w:rsidRPr="00390ABF">
        <w:t>, with migraine prevalence peaking in the 35–39 age group and</w:t>
      </w:r>
      <w:r w:rsidR="003C7125">
        <w:t xml:space="preserve"> being</w:t>
      </w:r>
      <w:r w:rsidRPr="00390ABF">
        <w:t xml:space="preserve"> consistently higher in females compared to males.</w:t>
      </w:r>
      <w:r w:rsidR="00D104A8">
        <w:fldChar w:fldCharType="begin">
          <w:fldData xml:space="preserve">PEVuZE5vdGU+PENpdGU+PEF1dGhvcj5DaGVuPC9BdXRob3I+PFllYXI+MjAyNDwvWWVhcj48UmVj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</w:fldData>
        </w:fldChar>
      </w:r>
      <w:r w:rsidR="00D104A8">
        <w:instrText xml:space="preserve"> ADDIN EN.CITE </w:instrText>
      </w:r>
      <w:r w:rsidR="00D104A8">
        <w:fldChar w:fldCharType="begin">
          <w:fldData xml:space="preserve">PEVuZE5vdGU+PENpdGU+PEF1dGhvcj5DaGVuPC9BdXRob3I+PFllYXI+MjAyNDwvWWVhcj48UmVj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</w:fldData>
        </w:fldChar>
      </w:r>
      <w:r w:rsidR="00D104A8">
        <w:instrText xml:space="preserve"> ADDIN EN.CITE.DATA </w:instrText>
      </w:r>
      <w:r w:rsidR="00D104A8">
        <w:fldChar w:fldCharType="end"/>
      </w:r>
      <w:r w:rsidR="00D104A8">
        <w:fldChar w:fldCharType="separate"/>
      </w:r>
      <w:r w:rsidR="00D104A8">
        <w:rPr>
          <w:noProof/>
        </w:rPr>
        <w:t>[3]</w:t>
      </w:r>
      <w:r w:rsidR="00D104A8">
        <w:fldChar w:fldCharType="end"/>
      </w:r>
    </w:p>
    <w:p w14:paraId="59DD3B79" w14:textId="07C9C3BF" w:rsidR="00390ABF" w:rsidRPr="00390ABF" w:rsidRDefault="00390ABF" w:rsidP="00390ABF">
      <w:r w:rsidRPr="00390ABF">
        <w:t>Treatment in milder cases commonly involves over-the-counter non-opioid analgesics. In more severe cases, prophylactic measures, such as additional medication</w:t>
      </w:r>
      <w:r w:rsidR="00512466">
        <w:t xml:space="preserve"> (e.g., beta-blockers)</w:t>
      </w:r>
      <w:r w:rsidRPr="00390ABF">
        <w:t xml:space="preserve"> and lifestyle changes, may be necessary. </w:t>
      </w:r>
      <w:r w:rsidR="00B943F7">
        <w:t>M</w:t>
      </w:r>
      <w:r w:rsidRPr="00390ABF">
        <w:t>ost cases can</w:t>
      </w:r>
      <w:r w:rsidR="00B943F7">
        <w:t xml:space="preserve"> thus</w:t>
      </w:r>
      <w:r w:rsidRPr="00390ABF">
        <w:t xml:space="preserve"> be managed in primary care. Reasons for referral to a specialist include: 1) diagnostic uncertainty after thorough enquiry, 2) diagnosis of cluster headache, which is best managed by specialists, 3) suspicion of serious secondary headache or cases requiring investigation to exclude serious pathology, 4) persistent management failure, 5) comorbid disorders requiring specialist management, and 6) presence of risk factors for coronary heart disease that may warrant cardiological referral before using triptans.</w:t>
      </w:r>
      <w:r w:rsidR="002365E3">
        <w:t xml:space="preserve"> </w:t>
      </w:r>
      <w:r w:rsidR="0007044A">
        <w:fldChar w:fldCharType="begin">
          <w:fldData xml:space="preserve">PEVuZE5vdGU+PENpdGU+PEF1dGhvcj5TdGVpbmVyPC9BdXRob3I+PFllYXI+MjAxOTwvWWVhcj48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=
</w:fldData>
        </w:fldChar>
      </w:r>
      <w:r w:rsidR="0007044A">
        <w:instrText xml:space="preserve"> ADDIN EN.CITE </w:instrText>
      </w:r>
      <w:r w:rsidR="0007044A">
        <w:fldChar w:fldCharType="begin">
          <w:fldData xml:space="preserve">PEVuZE5vdGU+PENpdGU+PEF1dGhvcj5TdGVpbmVyPC9BdXRob3I+PFllYXI+MjAxOTwvWWVhcj48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=
</w:fldData>
        </w:fldChar>
      </w:r>
      <w:r w:rsidR="0007044A">
        <w:instrText xml:space="preserve"> ADDIN EN.CITE.DATA </w:instrText>
      </w:r>
      <w:r w:rsidR="0007044A">
        <w:fldChar w:fldCharType="end"/>
      </w:r>
      <w:r w:rsidR="0007044A">
        <w:fldChar w:fldCharType="separate"/>
      </w:r>
      <w:r w:rsidR="0007044A">
        <w:rPr>
          <w:noProof/>
        </w:rPr>
        <w:t>[2]</w:t>
      </w:r>
      <w:r w:rsidR="0007044A">
        <w:fldChar w:fldCharType="end"/>
      </w:r>
    </w:p>
    <w:p w14:paraId="173F7D88" w14:textId="4054F019" w:rsidR="00390ABF" w:rsidRDefault="00390ABF" w:rsidP="00390447">
      <w:r w:rsidRPr="00390ABF">
        <w:t>Additionally, the My-LIFE anamnesis project conducted in five European countries (France, Germany, Spain, Italy, and the UK) found that many patients with chronic migraine were not properly managed or referred to specialists, contrary to guideline recommendations</w:t>
      </w:r>
      <w:r w:rsidR="002365E3">
        <w:t>.</w:t>
      </w:r>
      <w:r w:rsidR="00C11FB2">
        <w:t xml:space="preserve"> </w:t>
      </w:r>
      <w:r w:rsidR="00C11FB2">
        <w:fldChar w:fldCharType="begin">
          <w:fldData xml:space="preserve">PEVuZE5vdGU+PENpdGU+PEF1dGhvcj5SeXZsaW48L0F1dGhvcj48WWVhcj4yMDIxPC9ZZWFyPjxS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</w:fldData>
        </w:fldChar>
      </w:r>
      <w:r w:rsidR="00EF3809">
        <w:instrText xml:space="preserve"> ADDIN EN.CITE </w:instrText>
      </w:r>
      <w:r w:rsidR="00EF3809">
        <w:fldChar w:fldCharType="begin">
          <w:fldData xml:space="preserve">PEVuZE5vdGU+PENpdGU+PEF1dGhvcj5SeXZsaW48L0F1dGhvcj48WWVhcj4yMDIxPC9ZZWFyPjxS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</w:fldData>
        </w:fldChar>
      </w:r>
      <w:r w:rsidR="00EF3809">
        <w:instrText xml:space="preserve"> ADDIN EN.CITE.DATA </w:instrText>
      </w:r>
      <w:r w:rsidR="00EF3809">
        <w:fldChar w:fldCharType="end"/>
      </w:r>
      <w:r w:rsidR="00C11FB2">
        <w:fldChar w:fldCharType="separate"/>
      </w:r>
      <w:r w:rsidR="00EF3809">
        <w:rPr>
          <w:noProof/>
        </w:rPr>
        <w:t>[4]</w:t>
      </w:r>
      <w:r w:rsidR="00C11FB2">
        <w:fldChar w:fldCharType="end"/>
      </w:r>
      <w:r w:rsidR="00BF3F9D">
        <w:t xml:space="preserve"> </w:t>
      </w:r>
      <w:r w:rsidR="0022006A" w:rsidRPr="0022006A">
        <w:t>In fact, it has been reported that frequent reasons for referral include patient pressure or local availability of specialized care, rather than guideline recommendations.</w:t>
      </w:r>
      <w:r w:rsidR="00F10919">
        <w:fldChar w:fldCharType="begin"/>
      </w:r>
      <w:r w:rsidR="00F10919">
        <w:instrText xml:space="preserve"> ADDIN EN.CITE &lt;EndNote&gt;&lt;Cite&gt;&lt;Author&gt;Morgan&lt;/Author&gt;&lt;Year&gt;2007&lt;/Year&gt;&lt;RecNum&gt;18&lt;/RecNum&gt;&lt;DisplayText&gt;[5]&lt;/DisplayText&gt;&lt;record&gt;&lt;rec-number&gt;18&lt;/rec-number&gt;&lt;foreign-keys&gt;&lt;key app="EN" db-id="290ffp95gsdpsxef90ox9fpps2awr0epat50" timestamp="1734613608"&gt;18&lt;/key&gt;&lt;/foreign-keys&gt;&lt;ref-type name="Journal Article"&gt;17&lt;/ref-type&gt;&lt;contributors&gt;&lt;authors&gt;&lt;author&gt;Morgan, M.&lt;/author&gt;&lt;author&gt;Jenkins, L.&lt;/author&gt;&lt;author&gt;Ridsdale, L.&lt;/author&gt;&lt;/authors&gt;&lt;/contributors&gt;&lt;auth-address&gt;Division of Health and Social Care Research, King&amp;apos;s College London, London. myfanwy.morgan@kcl.ac.uk&lt;/auth-address&gt;&lt;titles&gt;&lt;title&gt;Patient pressure for referral for headache: a qualitative study of GPs&amp;apos; referral behaviour&lt;/title&gt;&lt;secondary-title&gt;Br J Gen Pract&lt;/secondary-title&gt;&lt;/titles&gt;&lt;periodical&gt;&lt;full-title&gt;Br J Gen Pract&lt;/full-title&gt;&lt;/periodical&gt;&lt;pages&gt;29-35&lt;/pages&gt;&lt;volume&gt;57&lt;/volume&gt;&lt;number&gt;534&lt;/number&gt;&lt;keywords&gt;&lt;keyword&gt;Anxiety/etiology&lt;/keyword&gt;&lt;keyword&gt;Attitude of Health Personnel&lt;/keyword&gt;&lt;keyword&gt;*Family Practice&lt;/keyword&gt;&lt;keyword&gt;Headache/diagnosis/etiology/*psychology&lt;/keyword&gt;&lt;keyword&gt;Humans&lt;/keyword&gt;&lt;keyword&gt;London&lt;/keyword&gt;&lt;keyword&gt;Patient Satisfaction&lt;/keyword&gt;&lt;keyword&gt;Physician-Patient Relations&lt;/keyword&gt;&lt;keyword&gt;*Professional Practice&lt;/keyword&gt;&lt;keyword&gt;*Referral and Consultation&lt;/keyword&gt;&lt;keyword&gt;doctor-patient relationship&lt;/keyword&gt;&lt;keyword&gt;headache&lt;/keyword&gt;&lt;keyword&gt;patient anxiety&lt;/keyword&gt;&lt;keyword&gt;qualitative&lt;/keyword&gt;&lt;keyword&gt;referral&lt;/keyword&gt;&lt;/keywords&gt;&lt;dates&gt;&lt;year&gt;2007&lt;/year&gt;&lt;pub-dates&gt;&lt;date&gt;Jan&lt;/date&gt;&lt;/pub-dates&gt;&lt;/dates&gt;&lt;isbn&gt;0960-1643 (Print)&amp;#xD;0960-1643 (Linking)&lt;/isbn&gt;&lt;accession-num&gt;17244421&lt;/accession-num&gt;&lt;urls&gt;&lt;related-urls&gt;&lt;url&gt;https://www.ncbi.nlm.nih.gov/pubmed/17244421&lt;/url&gt;&lt;/related-urls&gt;&lt;/urls&gt;&lt;custom2&gt;PMC2032697&lt;/custom2&gt;&lt;/record&gt;&lt;/Cite&gt;&lt;/EndNote&gt;</w:instrText>
      </w:r>
      <w:r w:rsidR="00F10919">
        <w:fldChar w:fldCharType="separate"/>
      </w:r>
      <w:r w:rsidR="00F10919">
        <w:rPr>
          <w:noProof/>
        </w:rPr>
        <w:t>[5]</w:t>
      </w:r>
      <w:r w:rsidR="00F10919">
        <w:fldChar w:fldCharType="end"/>
      </w:r>
      <w:r w:rsidR="00390447">
        <w:t xml:space="preserve"> </w:t>
      </w:r>
      <w:r w:rsidR="00BF3F9D" w:rsidRPr="00BF3F9D">
        <w:t xml:space="preserve">Furthermore, although </w:t>
      </w:r>
      <w:r w:rsidR="00AE27E6">
        <w:t>studies show that</w:t>
      </w:r>
      <w:r w:rsidR="00390447">
        <w:t xml:space="preserve"> </w:t>
      </w:r>
      <w:r w:rsidR="00BF3F9D" w:rsidRPr="00BF3F9D">
        <w:t>the proportion of migraine patients receiving prophylactic treatment i</w:t>
      </w:r>
      <w:r w:rsidR="00390447">
        <w:t>n western countries</w:t>
      </w:r>
      <w:r w:rsidR="00BF3F9D" w:rsidRPr="00BF3F9D">
        <w:t xml:space="preserve"> increas</w:t>
      </w:r>
      <w:r w:rsidR="00390447">
        <w:t>es</w:t>
      </w:r>
      <w:r w:rsidR="00BF3F9D" w:rsidRPr="00BF3F9D">
        <w:t>, the majority of patients still do not receive prophylactic treatment, indicating potentially inadequate care and a need to further improve treatment infrastructure.</w:t>
      </w:r>
      <w:r w:rsidR="002365E3">
        <w:t xml:space="preserve"> </w:t>
      </w:r>
      <w:r w:rsidR="00EF3809">
        <w:fldChar w:fldCharType="begin">
          <w:fldData xml:space="preserve">PEVuZE5vdGU+PENpdGU+PEF1dGhvcj5Lb2NoPC9BdXRob3I+PFllYXI+MjAyMTwvWWVhcj48UmVj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</w:fldData>
        </w:fldChar>
      </w:r>
      <w:r w:rsidR="00F10919">
        <w:instrText xml:space="preserve"> ADDIN EN.CITE </w:instrText>
      </w:r>
      <w:r w:rsidR="00F10919">
        <w:fldChar w:fldCharType="begin">
          <w:fldData xml:space="preserve">PEVuZE5vdGU+PENpdGU+PEF1dGhvcj5Lb2NoPC9BdXRob3I+PFllYXI+MjAyMTwvWWVhcj48UmVj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</w:fldData>
        </w:fldChar>
      </w:r>
      <w:r w:rsidR="00F10919">
        <w:instrText xml:space="preserve"> ADDIN EN.CITE.DATA </w:instrText>
      </w:r>
      <w:r w:rsidR="00F10919">
        <w:fldChar w:fldCharType="end"/>
      </w:r>
      <w:r w:rsidR="00EF3809">
        <w:fldChar w:fldCharType="separate"/>
      </w:r>
      <w:r w:rsidR="00F10919">
        <w:rPr>
          <w:noProof/>
        </w:rPr>
        <w:t>[6]</w:t>
      </w:r>
      <w:r w:rsidR="00EF3809">
        <w:fldChar w:fldCharType="end"/>
      </w:r>
    </w:p>
    <w:p w14:paraId="495D70A1" w14:textId="7C7B5FDB" w:rsidR="00A21243" w:rsidRPr="00390ABF" w:rsidRDefault="00A21243" w:rsidP="00A21243">
      <w:pPr>
        <w:rPr>
          <w:lang w:bidi="th-TH"/>
        </w:rPr>
      </w:pPr>
      <w:r>
        <w:rPr>
          <w:lang w:bidi="th-TH"/>
        </w:rPr>
        <w:t xml:space="preserve">There is limited literature on real-world referral patterns between </w:t>
      </w:r>
      <w:r w:rsidR="00802266">
        <w:rPr>
          <w:lang w:bidi="th-TH"/>
        </w:rPr>
        <w:t>general practitioners (</w:t>
      </w:r>
      <w:r w:rsidR="00456A01">
        <w:rPr>
          <w:lang w:bidi="th-TH"/>
        </w:rPr>
        <w:t>GPs</w:t>
      </w:r>
      <w:r w:rsidR="00802266">
        <w:rPr>
          <w:lang w:bidi="th-TH"/>
        </w:rPr>
        <w:t>)</w:t>
      </w:r>
      <w:r>
        <w:rPr>
          <w:lang w:bidi="th-TH"/>
        </w:rPr>
        <w:t xml:space="preserve"> and specialists in Europe. The purpose of this study is to fill that evidence gap by investigating patterns of referrals </w:t>
      </w:r>
      <w:ins w:id="75" w:author="Chu, Paula" w:date="2025-09-03T11:33:00Z" w16du:dateUtc="2025-09-03T09:33:00Z">
        <w:r w:rsidR="00CF37AC">
          <w:rPr>
            <w:lang w:bidi="th-TH"/>
          </w:rPr>
          <w:t xml:space="preserve">and healthcare resource utilization </w:t>
        </w:r>
      </w:ins>
      <w:del w:id="76" w:author="Chu, Paula" w:date="2025-09-03T11:33:00Z" w16du:dateUtc="2025-09-03T09:33:00Z">
        <w:r w:rsidDel="00CF37AC">
          <w:rPr>
            <w:lang w:bidi="th-TH"/>
          </w:rPr>
          <w:delText>in order to properly depict current patterns and thus</w:delText>
        </w:r>
      </w:del>
      <w:ins w:id="77" w:author="Chu, Paula" w:date="2025-09-03T11:33:00Z" w16du:dateUtc="2025-09-03T09:33:00Z">
        <w:r w:rsidR="00CF37AC">
          <w:rPr>
            <w:lang w:bidi="th-TH"/>
          </w:rPr>
          <w:t>to</w:t>
        </w:r>
      </w:ins>
      <w:r>
        <w:rPr>
          <w:lang w:bidi="th-TH"/>
        </w:rPr>
        <w:t xml:space="preserve"> examine whether there is room for improvement in migraine care as previous literature suggests.</w:t>
      </w:r>
    </w:p>
    <w:p w14:paraId="7C2B7C5C" w14:textId="77777777" w:rsidR="001D493C" w:rsidRPr="00563771" w:rsidRDefault="00A918C0" w:rsidP="001A723A">
      <w:pPr>
        <w:pStyle w:val="Heading1"/>
        <w:keepNext/>
        <w:numPr>
          <w:ilvl w:val="0"/>
          <w:numId w:val="2"/>
        </w:numPr>
        <w:tabs>
          <w:tab w:val="left" w:pos="610"/>
        </w:tabs>
        <w:ind w:left="613" w:hanging="386"/>
        <w:rPr>
          <w:rFonts w:ascii="Times New Roman" w:hAnsi="Times New Roman" w:cs="Times New Roman"/>
          <w:sz w:val="24"/>
          <w:szCs w:val="24"/>
        </w:rPr>
      </w:pPr>
      <w:bookmarkStart w:id="78" w:name="8._Research_question_and_objectives"/>
      <w:bookmarkStart w:id="79" w:name="_Toc185500711"/>
      <w:bookmarkEnd w:id="78"/>
      <w:r w:rsidRPr="00563771">
        <w:rPr>
          <w:rFonts w:ascii="Times New Roman" w:hAnsi="Times New Roman" w:cs="Times New Roman"/>
          <w:sz w:val="24"/>
          <w:szCs w:val="24"/>
        </w:rPr>
        <w:t>Research</w:t>
      </w:r>
      <w:r w:rsidRPr="00563771">
        <w:rPr>
          <w:rFonts w:ascii="Times New Roman" w:hAnsi="Times New Roman" w:cs="Times New Roman"/>
          <w:spacing w:val="-8"/>
          <w:sz w:val="24"/>
          <w:szCs w:val="24"/>
        </w:rPr>
        <w:t xml:space="preserve"> </w:t>
      </w:r>
      <w:r w:rsidRPr="00563771">
        <w:rPr>
          <w:rFonts w:ascii="Times New Roman" w:hAnsi="Times New Roman" w:cs="Times New Roman"/>
          <w:sz w:val="24"/>
          <w:szCs w:val="24"/>
        </w:rPr>
        <w:t>question</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and</w:t>
      </w:r>
      <w:r w:rsidRPr="00563771">
        <w:rPr>
          <w:rFonts w:ascii="Times New Roman" w:hAnsi="Times New Roman" w:cs="Times New Roman"/>
          <w:spacing w:val="-9"/>
          <w:sz w:val="24"/>
          <w:szCs w:val="24"/>
        </w:rPr>
        <w:t xml:space="preserve"> </w:t>
      </w:r>
      <w:r w:rsidRPr="00563771">
        <w:rPr>
          <w:rFonts w:ascii="Times New Roman" w:hAnsi="Times New Roman" w:cs="Times New Roman"/>
          <w:spacing w:val="-2"/>
          <w:sz w:val="24"/>
          <w:szCs w:val="24"/>
        </w:rPr>
        <w:t>objectives</w:t>
      </w:r>
      <w:bookmarkEnd w:id="79"/>
    </w:p>
    <w:p w14:paraId="7C2B7C5D" w14:textId="0FCEB7FE" w:rsidR="001D493C" w:rsidDel="00692C25" w:rsidRDefault="00A918C0" w:rsidP="007D6ADB">
      <w:pPr>
        <w:pStyle w:val="BodyText"/>
        <w:spacing w:before="257" w:line="271" w:lineRule="auto"/>
        <w:ind w:right="260"/>
        <w:rPr>
          <w:del w:id="80" w:author="Viering, Tammo" w:date="2024-12-18T16:47:00Z" w16du:dateUtc="2024-12-18T15:47:00Z"/>
          <w:rFonts w:cs="Times New Roman"/>
          <w:color w:val="339966"/>
          <w:szCs w:val="24"/>
        </w:rPr>
      </w:pPr>
      <w:del w:id="81" w:author="Viering, Tammo" w:date="2024-12-18T16:47:00Z" w16du:dateUtc="2024-12-18T15:47:00Z">
        <w:r w:rsidRPr="00563771" w:rsidDel="00692C25">
          <w:rPr>
            <w:rFonts w:cs="Times New Roman"/>
            <w:color w:val="339966"/>
            <w:szCs w:val="24"/>
          </w:rPr>
          <w:delText>Research</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question</w:delText>
        </w:r>
        <w:r w:rsidR="36AEE600" w:rsidRPr="00563771" w:rsidDel="00692C25">
          <w:rPr>
            <w:rFonts w:cs="Times New Roman"/>
            <w:color w:val="339966"/>
            <w:szCs w:val="24"/>
          </w:rPr>
          <w:delText>(s)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 research objective</w:delText>
        </w:r>
        <w:r w:rsidR="00996805" w:rsidRPr="00563771" w:rsidDel="00692C25">
          <w:rPr>
            <w:rFonts w:cs="Times New Roman"/>
            <w:color w:val="339966"/>
            <w:szCs w:val="24"/>
          </w:rPr>
          <w:delText>(</w:delText>
        </w:r>
        <w:r w:rsidRPr="00563771" w:rsidDel="00692C25">
          <w:rPr>
            <w:rFonts w:cs="Times New Roman"/>
            <w:color w:val="339966"/>
            <w:szCs w:val="24"/>
          </w:rPr>
          <w:delText>s</w:delText>
        </w:r>
        <w:r w:rsidR="00996805" w:rsidRPr="00563771" w:rsidDel="00692C25">
          <w:rPr>
            <w:rFonts w:cs="Times New Roman"/>
            <w:color w:val="339966"/>
            <w:szCs w:val="24"/>
          </w:rPr>
          <w:delText>)</w:delText>
        </w:r>
        <w:r w:rsidRPr="00563771" w:rsidDel="00692C25">
          <w:rPr>
            <w:rFonts w:cs="Times New Roman"/>
            <w:color w:val="339966"/>
            <w:szCs w:val="24"/>
          </w:rPr>
          <w:delText xml:space="preserve">, including any pre-specified hypotheses. </w:delText>
        </w:r>
        <w:r w:rsidR="004C15E0" w:rsidDel="00692C25">
          <w:rPr>
            <w:rFonts w:cs="Times New Roman"/>
            <w:color w:val="339966"/>
            <w:szCs w:val="24"/>
          </w:rPr>
          <w:delText>The o</w:delText>
        </w:r>
        <w:r w:rsidRPr="00563771" w:rsidDel="00692C25">
          <w:rPr>
            <w:rFonts w:cs="Times New Roman"/>
            <w:color w:val="339966"/>
            <w:szCs w:val="24"/>
          </w:rPr>
          <w:delText xml:space="preserve">bjectives should be </w:delText>
        </w:r>
        <w:r w:rsidR="00BC4F47" w:rsidRPr="00563771" w:rsidDel="00692C25">
          <w:rPr>
            <w:rFonts w:cs="Times New Roman"/>
            <w:color w:val="339966"/>
            <w:szCs w:val="24"/>
          </w:rPr>
          <w:delText>organized</w:delText>
        </w:r>
        <w:r w:rsidRPr="00563771" w:rsidDel="00692C25">
          <w:rPr>
            <w:rFonts w:cs="Times New Roman"/>
            <w:color w:val="339966"/>
            <w:szCs w:val="24"/>
          </w:rPr>
          <w:delText xml:space="preserve"> as </w:delText>
        </w:r>
        <w:r w:rsidR="03B64D62" w:rsidRPr="00563771" w:rsidDel="00692C25">
          <w:rPr>
            <w:rFonts w:cs="Times New Roman"/>
            <w:color w:val="339966"/>
            <w:szCs w:val="24"/>
          </w:rPr>
          <w:delText xml:space="preserve">a single </w:delText>
        </w:r>
        <w:r w:rsidRPr="00563771" w:rsidDel="00692C25">
          <w:rPr>
            <w:rFonts w:cs="Times New Roman"/>
            <w:color w:val="339966"/>
            <w:szCs w:val="24"/>
          </w:rPr>
          <w:delText>primary</w:delText>
        </w:r>
        <w:r w:rsidR="01854773" w:rsidRPr="00563771" w:rsidDel="00692C25">
          <w:rPr>
            <w:rFonts w:cs="Times New Roman"/>
            <w:color w:val="339966"/>
            <w:szCs w:val="24"/>
          </w:rPr>
          <w:delText xml:space="preserve"> objective and</w:delText>
        </w:r>
        <w:r w:rsidR="5AE0E10C" w:rsidRPr="00563771" w:rsidDel="00692C25">
          <w:rPr>
            <w:rFonts w:cs="Times New Roman"/>
            <w:color w:val="339966"/>
            <w:szCs w:val="24"/>
          </w:rPr>
          <w:delText>,</w:delText>
        </w:r>
        <w:r w:rsidRPr="00563771" w:rsidDel="00692C25">
          <w:rPr>
            <w:rFonts w:cs="Times New Roman"/>
            <w:color w:val="339966"/>
            <w:szCs w:val="24"/>
          </w:rPr>
          <w:delText xml:space="preserve"> </w:delText>
        </w:r>
        <w:r w:rsidR="00E30400" w:rsidRPr="00563771" w:rsidDel="00692C25">
          <w:rPr>
            <w:rFonts w:cs="Times New Roman"/>
            <w:color w:val="339966"/>
            <w:szCs w:val="24"/>
          </w:rPr>
          <w:delText xml:space="preserve">if applicable, </w:delText>
        </w:r>
        <w:r w:rsidRPr="00563771" w:rsidDel="00692C25">
          <w:rPr>
            <w:rFonts w:cs="Times New Roman"/>
            <w:color w:val="339966"/>
            <w:szCs w:val="24"/>
          </w:rPr>
          <w:delText xml:space="preserve">secondary </w:delText>
        </w:r>
        <w:r w:rsidR="707E8BED" w:rsidRPr="00563771" w:rsidDel="00692C25">
          <w:rPr>
            <w:rFonts w:cs="Times New Roman"/>
            <w:color w:val="339966"/>
            <w:szCs w:val="24"/>
          </w:rPr>
          <w:delText xml:space="preserve">and exploratory </w:delText>
        </w:r>
        <w:r w:rsidRPr="00563771" w:rsidDel="00692C25">
          <w:rPr>
            <w:rFonts w:cs="Times New Roman"/>
            <w:color w:val="339966"/>
            <w:szCs w:val="24"/>
          </w:rPr>
          <w:delText>objectives.</w:delText>
        </w:r>
      </w:del>
    </w:p>
    <w:p w14:paraId="39A2A66B" w14:textId="3EDB0804" w:rsidR="00A21243" w:rsidRDefault="00390098" w:rsidP="008031BD">
      <w:r>
        <w:lastRenderedPageBreak/>
        <w:t xml:space="preserve">The objective of the present study </w:t>
      </w:r>
      <w:r w:rsidR="00FB52C5">
        <w:t>is</w:t>
      </w:r>
      <w:r>
        <w:t xml:space="preserve"> to assess the patterns of ref</w:t>
      </w:r>
      <w:r w:rsidR="004D5A38">
        <w:t>erral from primary to specialized care</w:t>
      </w:r>
      <w:r w:rsidR="00856835">
        <w:t xml:space="preserve"> </w:t>
      </w:r>
      <w:r w:rsidR="00AA5DA1">
        <w:t>of</w:t>
      </w:r>
      <w:r w:rsidR="00F63866">
        <w:t xml:space="preserve"> </w:t>
      </w:r>
      <w:r w:rsidR="00AA5DA1">
        <w:t xml:space="preserve">migraine and </w:t>
      </w:r>
      <w:r w:rsidR="008052D2">
        <w:t>headache disorder patients</w:t>
      </w:r>
      <w:r w:rsidR="00390447">
        <w:t xml:space="preserve"> in the UK</w:t>
      </w:r>
      <w:ins w:id="82" w:author="Chu, Paula" w:date="2025-09-03T11:32:00Z" w16du:dateUtc="2025-09-03T09:32:00Z">
        <w:r w:rsidR="00CF37AC">
          <w:t xml:space="preserve"> and their healthcare utilization</w:t>
        </w:r>
      </w:ins>
      <w:r w:rsidR="00F63866">
        <w:t>.</w:t>
      </w:r>
      <w:r w:rsidR="00A429D3">
        <w:t xml:space="preserve"> </w:t>
      </w:r>
    </w:p>
    <w:p w14:paraId="1FAD204F" w14:textId="35FB5582" w:rsidR="00381253" w:rsidRDefault="00381253" w:rsidP="00077303">
      <w:r w:rsidRPr="00631807">
        <w:t xml:space="preserve">The specific </w:t>
      </w:r>
      <w:r w:rsidR="00EA49C7">
        <w:t xml:space="preserve">primary </w:t>
      </w:r>
      <w:r w:rsidRPr="00631807">
        <w:t>objectives of this study are:</w:t>
      </w:r>
    </w:p>
    <w:p w14:paraId="53EDAABA" w14:textId="0B201747" w:rsidR="009F7CBF" w:rsidRDefault="009F7CBF" w:rsidP="00C334C7">
      <w:pPr>
        <w:pStyle w:val="ListParagraph"/>
        <w:numPr>
          <w:ilvl w:val="0"/>
          <w:numId w:val="5"/>
        </w:numPr>
        <w:spacing w:after="0"/>
        <w:ind w:left="584" w:hanging="357"/>
        <w:rPr>
          <w:rFonts w:ascii="Times New Roman" w:eastAsia="Courier New" w:hAnsi="Times New Roman" w:cs="Courier New"/>
        </w:rPr>
      </w:pPr>
      <w:r>
        <w:rPr>
          <w:rFonts w:ascii="Times New Roman" w:eastAsia="Courier New" w:hAnsi="Times New Roman" w:cs="Courier New"/>
        </w:rPr>
        <w:t xml:space="preserve">To assess the number </w:t>
      </w:r>
      <w:r w:rsidR="00891C3E">
        <w:rPr>
          <w:rFonts w:ascii="Times New Roman" w:eastAsia="Courier New" w:hAnsi="Times New Roman" w:cs="Courier New"/>
        </w:rPr>
        <w:t xml:space="preserve">of </w:t>
      </w:r>
      <w:r w:rsidR="00E149A4">
        <w:rPr>
          <w:rFonts w:ascii="Times New Roman" w:eastAsia="Courier New" w:hAnsi="Times New Roman" w:cs="Courier New"/>
        </w:rPr>
        <w:t xml:space="preserve">GP </w:t>
      </w:r>
      <w:r w:rsidR="001C41D7">
        <w:rPr>
          <w:rFonts w:ascii="Times New Roman" w:eastAsia="Courier New" w:hAnsi="Times New Roman" w:cs="Courier New"/>
        </w:rPr>
        <w:t>visits</w:t>
      </w:r>
      <w:r w:rsidR="00891C3E">
        <w:rPr>
          <w:rFonts w:ascii="Times New Roman" w:eastAsia="Courier New" w:hAnsi="Times New Roman" w:cs="Courier New"/>
        </w:rPr>
        <w:t xml:space="preserve"> </w:t>
      </w:r>
      <w:r w:rsidR="00E149A4" w:rsidRPr="00C334C7">
        <w:rPr>
          <w:rFonts w:ascii="Times New Roman" w:eastAsia="Courier New" w:hAnsi="Times New Roman" w:cs="Courier New"/>
        </w:rPr>
        <w:t xml:space="preserve">of </w:t>
      </w:r>
      <w:r w:rsidR="00E149A4">
        <w:rPr>
          <w:rFonts w:ascii="Times New Roman" w:eastAsia="Courier New" w:hAnsi="Times New Roman" w:cs="Courier New"/>
        </w:rPr>
        <w:t xml:space="preserve">headache disorder </w:t>
      </w:r>
      <w:r w:rsidR="00E149A4" w:rsidRPr="00971227">
        <w:rPr>
          <w:rFonts w:ascii="Times New Roman" w:eastAsia="Courier New" w:hAnsi="Times New Roman" w:cs="Courier New"/>
        </w:rPr>
        <w:t>patients</w:t>
      </w:r>
    </w:p>
    <w:p w14:paraId="039F87AB" w14:textId="1E7B9814" w:rsidR="00C334C7" w:rsidRDefault="00971227" w:rsidP="00C334C7">
      <w:pPr>
        <w:pStyle w:val="ListParagraph"/>
        <w:numPr>
          <w:ilvl w:val="0"/>
          <w:numId w:val="5"/>
        </w:numPr>
        <w:spacing w:after="0"/>
        <w:ind w:left="584" w:hanging="357"/>
        <w:rPr>
          <w:rFonts w:ascii="Times New Roman" w:eastAsia="Courier New" w:hAnsi="Times New Roman" w:cs="Courier New"/>
        </w:rPr>
      </w:pPr>
      <w:r w:rsidRPr="00971227">
        <w:rPr>
          <w:rFonts w:ascii="Times New Roman" w:eastAsia="Courier New" w:hAnsi="Times New Roman" w:cs="Courier New"/>
        </w:rPr>
        <w:t xml:space="preserve">To assess referral patterns of </w:t>
      </w:r>
      <w:r w:rsidR="00880DF6">
        <w:rPr>
          <w:rFonts w:ascii="Times New Roman" w:eastAsia="Courier New" w:hAnsi="Times New Roman" w:cs="Courier New"/>
        </w:rPr>
        <w:t xml:space="preserve">headache disorder </w:t>
      </w:r>
      <w:r w:rsidRPr="00971227">
        <w:rPr>
          <w:rFonts w:ascii="Times New Roman" w:eastAsia="Courier New" w:hAnsi="Times New Roman" w:cs="Courier New"/>
        </w:rPr>
        <w:t xml:space="preserve">patients </w:t>
      </w:r>
      <w:r w:rsidR="001C41D7">
        <w:rPr>
          <w:rFonts w:ascii="Times New Roman" w:eastAsia="Courier New" w:hAnsi="Times New Roman" w:cs="Courier New"/>
        </w:rPr>
        <w:t>in</w:t>
      </w:r>
      <w:r w:rsidRPr="00971227">
        <w:rPr>
          <w:rFonts w:ascii="Times New Roman" w:eastAsia="Courier New" w:hAnsi="Times New Roman" w:cs="Courier New"/>
        </w:rPr>
        <w:t xml:space="preserve"> primary care</w:t>
      </w:r>
      <w:r w:rsidR="00880DF6">
        <w:rPr>
          <w:rFonts w:ascii="Times New Roman" w:eastAsia="Courier New" w:hAnsi="Times New Roman" w:cs="Courier New"/>
        </w:rPr>
        <w:t xml:space="preserve"> treatment</w:t>
      </w:r>
    </w:p>
    <w:p w14:paraId="2BCBB0E9" w14:textId="0AF3FD24" w:rsidR="0086028B" w:rsidRPr="0086028B" w:rsidRDefault="0086028B" w:rsidP="0086028B">
      <w:commentRangeStart w:id="83"/>
      <w:r w:rsidRPr="0086028B">
        <w:t xml:space="preserve">The specific </w:t>
      </w:r>
      <w:r>
        <w:t>secondary</w:t>
      </w:r>
      <w:r w:rsidRPr="0086028B">
        <w:t xml:space="preserve"> objectives of this study are:</w:t>
      </w:r>
      <w:commentRangeEnd w:id="83"/>
      <w:r w:rsidR="001438A2">
        <w:rPr>
          <w:rStyle w:val="CommentReference"/>
        </w:rPr>
        <w:commentReference w:id="83"/>
      </w:r>
    </w:p>
    <w:p w14:paraId="05140A1E" w14:textId="73601D0F" w:rsidR="001379C3" w:rsidRDefault="00735963" w:rsidP="0090209C">
      <w:pPr>
        <w:pStyle w:val="ListParagraph"/>
        <w:numPr>
          <w:ilvl w:val="0"/>
          <w:numId w:val="5"/>
        </w:numPr>
        <w:rPr>
          <w:rFonts w:ascii="Times New Roman" w:eastAsia="Courier New" w:hAnsi="Times New Roman" w:cs="Courier New"/>
        </w:rPr>
      </w:pPr>
      <w:r>
        <w:rPr>
          <w:rFonts w:ascii="Times New Roman" w:eastAsia="Courier New" w:hAnsi="Times New Roman" w:cs="Courier New"/>
        </w:rPr>
        <w:t xml:space="preserve">To describe </w:t>
      </w:r>
      <w:r w:rsidR="0090209C">
        <w:rPr>
          <w:rFonts w:ascii="Times New Roman" w:eastAsia="Courier New" w:hAnsi="Times New Roman" w:cs="Courier New"/>
        </w:rPr>
        <w:t xml:space="preserve">demographic and clinical characteristics of </w:t>
      </w:r>
      <w:r w:rsidR="00AA17A0">
        <w:rPr>
          <w:rFonts w:ascii="Times New Roman" w:eastAsia="Courier New" w:hAnsi="Times New Roman" w:cs="Courier New"/>
        </w:rPr>
        <w:t xml:space="preserve">headache disorder </w:t>
      </w:r>
      <w:r w:rsidR="00AA17A0" w:rsidRPr="00971227">
        <w:rPr>
          <w:rFonts w:ascii="Times New Roman" w:eastAsia="Courier New" w:hAnsi="Times New Roman" w:cs="Courier New"/>
        </w:rPr>
        <w:t>patients</w:t>
      </w:r>
      <w:r w:rsidR="0090209C">
        <w:rPr>
          <w:rFonts w:ascii="Times New Roman" w:eastAsia="Courier New" w:hAnsi="Times New Roman" w:cs="Courier New"/>
        </w:rPr>
        <w:t xml:space="preserve"> </w:t>
      </w:r>
    </w:p>
    <w:p w14:paraId="116D081B" w14:textId="1EDCAFC1" w:rsidR="001438A2" w:rsidRPr="0090209C" w:rsidRDefault="001438A2" w:rsidP="0090209C">
      <w:pPr>
        <w:pStyle w:val="ListParagraph"/>
        <w:numPr>
          <w:ilvl w:val="0"/>
          <w:numId w:val="5"/>
        </w:numPr>
        <w:rPr>
          <w:rFonts w:ascii="Times New Roman" w:eastAsia="Courier New" w:hAnsi="Times New Roman" w:cs="Courier New"/>
        </w:rPr>
      </w:pPr>
      <w:r>
        <w:rPr>
          <w:rFonts w:ascii="Times New Roman" w:eastAsia="Courier New" w:hAnsi="Times New Roman" w:cs="Courier New"/>
        </w:rPr>
        <w:t>Compare healthcare utilization between headache disorder patients (cohort 1) and patients with no recorded history of headache disorder diagnoses (cohort 2)</w:t>
      </w:r>
    </w:p>
    <w:p w14:paraId="7C2B7C5F" w14:textId="4F67B052" w:rsidR="001D493C" w:rsidRDefault="00F27BAF" w:rsidP="001A723A">
      <w:pPr>
        <w:pStyle w:val="Heading1"/>
        <w:keepNext/>
        <w:numPr>
          <w:ilvl w:val="0"/>
          <w:numId w:val="2"/>
        </w:numPr>
        <w:tabs>
          <w:tab w:val="left" w:pos="610"/>
        </w:tabs>
        <w:spacing w:before="1"/>
        <w:ind w:left="613" w:hanging="386"/>
        <w:rPr>
          <w:rFonts w:ascii="Times New Roman" w:hAnsi="Times New Roman" w:cs="Times New Roman"/>
          <w:sz w:val="24"/>
          <w:szCs w:val="24"/>
        </w:rPr>
      </w:pPr>
      <w:bookmarkStart w:id="84" w:name="9._Research_methods"/>
      <w:bookmarkStart w:id="85" w:name="_Toc185500712"/>
      <w:bookmarkEnd w:id="84"/>
      <w:r>
        <w:rPr>
          <w:rFonts w:ascii="Times New Roman" w:hAnsi="Times New Roman" w:cs="Times New Roman"/>
          <w:sz w:val="24"/>
          <w:szCs w:val="24"/>
        </w:rPr>
        <w:t>Research methods</w:t>
      </w:r>
      <w:bookmarkEnd w:id="85"/>
    </w:p>
    <w:p w14:paraId="398D023C" w14:textId="77777777" w:rsidR="00F27BAF" w:rsidRPr="00563771" w:rsidDel="00692C25" w:rsidRDefault="00F27BAF" w:rsidP="00F27BAF">
      <w:pPr>
        <w:pStyle w:val="Heading1"/>
        <w:tabs>
          <w:tab w:val="left" w:pos="610"/>
        </w:tabs>
        <w:spacing w:before="1"/>
        <w:rPr>
          <w:del w:id="86" w:author="Viering, Tammo" w:date="2024-12-18T16:47:00Z" w16du:dateUtc="2024-12-18T15:47:00Z"/>
          <w:rFonts w:ascii="Times New Roman" w:hAnsi="Times New Roman" w:cs="Times New Roman"/>
          <w:sz w:val="24"/>
          <w:szCs w:val="24"/>
        </w:rPr>
      </w:pPr>
      <w:bookmarkStart w:id="87" w:name="_Toc185500164"/>
      <w:bookmarkStart w:id="88" w:name="_Toc185500336"/>
      <w:bookmarkStart w:id="89" w:name="_Toc185500405"/>
      <w:bookmarkStart w:id="90" w:name="_Toc185500441"/>
      <w:bookmarkStart w:id="91" w:name="_Toc185500683"/>
      <w:bookmarkStart w:id="92" w:name="_Toc185500713"/>
      <w:bookmarkEnd w:id="87"/>
      <w:bookmarkEnd w:id="88"/>
      <w:bookmarkEnd w:id="89"/>
      <w:bookmarkEnd w:id="90"/>
      <w:bookmarkEnd w:id="91"/>
      <w:bookmarkEnd w:id="92"/>
    </w:p>
    <w:p w14:paraId="7C2B7C60" w14:textId="00302A85" w:rsidR="001D493C" w:rsidRPr="00692C25" w:rsidDel="00692C25" w:rsidRDefault="00A918C0" w:rsidP="00F27BAF">
      <w:pPr>
        <w:pStyle w:val="Heading1"/>
        <w:tabs>
          <w:tab w:val="left" w:pos="610"/>
        </w:tabs>
        <w:spacing w:before="1"/>
        <w:rPr>
          <w:del w:id="93" w:author="Viering, Tammo" w:date="2024-12-18T16:47:00Z" w16du:dateUtc="2024-12-18T15:47:00Z"/>
          <w:rFonts w:cs="Times New Roman"/>
          <w:szCs w:val="24"/>
        </w:rPr>
      </w:pPr>
      <w:del w:id="94" w:author="Viering, Tammo" w:date="2024-12-18T16:47:00Z" w16du:dateUtc="2024-12-18T15:47:00Z">
        <w:r w:rsidRPr="00F27BAF" w:rsidDel="00692C25">
          <w:rPr>
            <w:rFonts w:cs="Times New Roman"/>
            <w:color w:val="339966"/>
            <w:szCs w:val="24"/>
          </w:rPr>
          <w:delText>Description</w:delText>
        </w:r>
        <w:r w:rsidRPr="00F27BAF" w:rsidDel="00692C25">
          <w:rPr>
            <w:rFonts w:cs="Times New Roman"/>
            <w:color w:val="339966"/>
            <w:spacing w:val="-7"/>
            <w:szCs w:val="24"/>
          </w:rPr>
          <w:delText xml:space="preserve"> </w:delText>
        </w:r>
        <w:r w:rsidRPr="00F27BAF" w:rsidDel="00692C25">
          <w:rPr>
            <w:rFonts w:cs="Times New Roman"/>
            <w:color w:val="339966"/>
            <w:szCs w:val="24"/>
          </w:rPr>
          <w:delText>of</w:delText>
        </w:r>
        <w:r w:rsidRPr="00F27BAF" w:rsidDel="00692C25">
          <w:rPr>
            <w:rFonts w:cs="Times New Roman"/>
            <w:color w:val="339966"/>
            <w:spacing w:val="-6"/>
            <w:szCs w:val="24"/>
          </w:rPr>
          <w:delText xml:space="preserve"> </w:delText>
        </w:r>
        <w:r w:rsidRPr="00F27BAF" w:rsidDel="00692C25">
          <w:rPr>
            <w:rFonts w:cs="Times New Roman"/>
            <w:color w:val="339966"/>
            <w:szCs w:val="24"/>
          </w:rPr>
          <w:delText>the</w:delText>
        </w:r>
        <w:r w:rsidRPr="00F27BAF" w:rsidDel="00692C25">
          <w:rPr>
            <w:rFonts w:cs="Times New Roman"/>
            <w:color w:val="339966"/>
            <w:spacing w:val="-7"/>
            <w:szCs w:val="24"/>
          </w:rPr>
          <w:delText xml:space="preserve"> </w:delText>
        </w:r>
        <w:r w:rsidRPr="00F27BAF" w:rsidDel="00692C25">
          <w:rPr>
            <w:rFonts w:cs="Times New Roman"/>
            <w:color w:val="339966"/>
            <w:szCs w:val="24"/>
          </w:rPr>
          <w:delText>research</w:delText>
        </w:r>
        <w:r w:rsidRPr="00F27BAF" w:rsidDel="00692C25">
          <w:rPr>
            <w:rFonts w:cs="Times New Roman"/>
            <w:color w:val="339966"/>
            <w:spacing w:val="-6"/>
            <w:szCs w:val="24"/>
          </w:rPr>
          <w:delText xml:space="preserve"> </w:delText>
        </w:r>
        <w:r w:rsidRPr="00F27BAF" w:rsidDel="00692C25">
          <w:rPr>
            <w:rFonts w:cs="Times New Roman"/>
            <w:color w:val="339966"/>
            <w:szCs w:val="24"/>
          </w:rPr>
          <w:delText>methods,</w:delText>
        </w:r>
        <w:r w:rsidRPr="00F27BAF" w:rsidDel="00692C25">
          <w:rPr>
            <w:rFonts w:cs="Times New Roman"/>
            <w:color w:val="339966"/>
            <w:spacing w:val="-6"/>
            <w:szCs w:val="24"/>
          </w:rPr>
          <w:delText xml:space="preserve"> </w:delText>
        </w:r>
        <w:r w:rsidRPr="00F27BAF" w:rsidDel="00692C25">
          <w:rPr>
            <w:rFonts w:cs="Times New Roman"/>
            <w:color w:val="339966"/>
            <w:spacing w:val="-2"/>
            <w:szCs w:val="24"/>
          </w:rPr>
          <w:delText>including:</w:delText>
        </w:r>
        <w:bookmarkStart w:id="95" w:name="_Toc185433200"/>
        <w:bookmarkStart w:id="96" w:name="_Toc185500165"/>
        <w:bookmarkStart w:id="97" w:name="_Toc185500337"/>
        <w:bookmarkStart w:id="98" w:name="_Toc185500406"/>
        <w:bookmarkStart w:id="99" w:name="_Toc185500442"/>
        <w:bookmarkStart w:id="100" w:name="_Toc185500684"/>
        <w:bookmarkStart w:id="101" w:name="_Toc185500714"/>
        <w:bookmarkEnd w:id="95"/>
        <w:bookmarkEnd w:id="96"/>
        <w:bookmarkEnd w:id="97"/>
        <w:bookmarkEnd w:id="98"/>
        <w:bookmarkEnd w:id="99"/>
        <w:bookmarkEnd w:id="100"/>
        <w:bookmarkEnd w:id="101"/>
      </w:del>
    </w:p>
    <w:p w14:paraId="53415AA8" w14:textId="5591B817" w:rsidR="3505D561" w:rsidRPr="00563771" w:rsidDel="00692C25" w:rsidRDefault="3505D561">
      <w:pPr>
        <w:pStyle w:val="Heading1"/>
        <w:rPr>
          <w:del w:id="102" w:author="Viering, Tammo" w:date="2024-12-18T16:47:00Z" w16du:dateUtc="2024-12-18T15:47:00Z"/>
        </w:rPr>
        <w:pPrChange w:id="103" w:author="Viering, Tammo" w:date="2024-12-18T16:47:00Z" w16du:dateUtc="2024-12-18T15:47:00Z">
          <w:pPr>
            <w:pStyle w:val="BodyText"/>
            <w:spacing w:before="261"/>
          </w:pPr>
        </w:pPrChange>
      </w:pPr>
      <w:del w:id="104" w:author="Viering, Tammo" w:date="2024-12-18T16:47:00Z" w16du:dateUtc="2024-12-18T15:47:00Z">
        <w:r w:rsidRPr="00563771" w:rsidDel="00692C25">
          <w:delText>[No additional text is required under this main heading; all text can be included in the below sub-headings</w:delText>
        </w:r>
        <w:r w:rsidR="00E30400" w:rsidRPr="00563771" w:rsidDel="00692C25">
          <w:delText>.</w:delText>
        </w:r>
        <w:r w:rsidRPr="00563771" w:rsidDel="00692C25">
          <w:delText>]</w:delText>
        </w:r>
        <w:bookmarkStart w:id="105" w:name="_Toc185433201"/>
        <w:bookmarkStart w:id="106" w:name="_Toc185500166"/>
        <w:bookmarkStart w:id="107" w:name="_Toc185500338"/>
        <w:bookmarkStart w:id="108" w:name="_Toc185500407"/>
        <w:bookmarkStart w:id="109" w:name="_Toc185500443"/>
        <w:bookmarkStart w:id="110" w:name="_Toc185500685"/>
        <w:bookmarkStart w:id="111" w:name="_Toc185500715"/>
        <w:bookmarkEnd w:id="105"/>
        <w:bookmarkEnd w:id="106"/>
        <w:bookmarkEnd w:id="107"/>
        <w:bookmarkEnd w:id="108"/>
        <w:bookmarkEnd w:id="109"/>
        <w:bookmarkEnd w:id="110"/>
        <w:bookmarkEnd w:id="111"/>
      </w:del>
    </w:p>
    <w:p w14:paraId="7C2B7C62" w14:textId="1A5E150A" w:rsidR="001D493C" w:rsidRPr="00563771" w:rsidRDefault="00F27BAF" w:rsidP="007D6ADB">
      <w:pPr>
        <w:pStyle w:val="Heading2"/>
        <w:numPr>
          <w:ilvl w:val="1"/>
          <w:numId w:val="2"/>
        </w:numPr>
        <w:tabs>
          <w:tab w:val="left" w:pos="768"/>
        </w:tabs>
        <w:ind w:left="768" w:hanging="541"/>
        <w:rPr>
          <w:rFonts w:ascii="Times New Roman" w:hAnsi="Times New Roman" w:cs="Times New Roman"/>
          <w:szCs w:val="24"/>
        </w:rPr>
      </w:pPr>
      <w:bookmarkStart w:id="112" w:name="9.1._Study_design"/>
      <w:bookmarkStart w:id="113" w:name="_Toc185500716"/>
      <w:bookmarkEnd w:id="112"/>
      <w:r>
        <w:rPr>
          <w:rFonts w:ascii="Times New Roman" w:hAnsi="Times New Roman" w:cs="Times New Roman"/>
          <w:szCs w:val="24"/>
        </w:rPr>
        <w:t>S</w:t>
      </w:r>
      <w:r w:rsidR="00A918C0" w:rsidRPr="00563771">
        <w:rPr>
          <w:rFonts w:ascii="Times New Roman" w:hAnsi="Times New Roman" w:cs="Times New Roman"/>
          <w:szCs w:val="24"/>
        </w:rPr>
        <w:t>tudy</w:t>
      </w:r>
      <w:r w:rsidR="00A918C0" w:rsidRPr="00563771">
        <w:rPr>
          <w:rFonts w:ascii="Times New Roman" w:hAnsi="Times New Roman" w:cs="Times New Roman"/>
          <w:spacing w:val="-2"/>
          <w:szCs w:val="24"/>
        </w:rPr>
        <w:t xml:space="preserve"> design</w:t>
      </w:r>
      <w:bookmarkEnd w:id="113"/>
    </w:p>
    <w:p w14:paraId="7C2B7C64" w14:textId="35285A2E" w:rsidR="001D493C" w:rsidRPr="00563771" w:rsidDel="00692C25" w:rsidRDefault="00A918C0" w:rsidP="007D6ADB">
      <w:pPr>
        <w:pStyle w:val="BodyText"/>
        <w:spacing w:line="271" w:lineRule="auto"/>
        <w:ind w:right="260"/>
        <w:rPr>
          <w:del w:id="114" w:author="Viering, Tammo" w:date="2024-12-18T16:47:00Z" w16du:dateUtc="2024-12-18T15:47:00Z"/>
          <w:rFonts w:cs="Times New Roman"/>
          <w:szCs w:val="24"/>
        </w:rPr>
      </w:pPr>
      <w:del w:id="115" w:author="Viering, Tammo" w:date="2024-12-18T16:47:00Z" w16du:dateUtc="2024-12-18T15:47:00Z">
        <w:r w:rsidRPr="00563771" w:rsidDel="00692C25">
          <w:rPr>
            <w:rFonts w:cs="Times New Roman"/>
            <w:color w:val="339966"/>
            <w:szCs w:val="24"/>
          </w:rPr>
          <w:delText>Overall research design and rationale for this choice, specifying the study design proposed (cohort, case-control, etc.) and any comparison groups.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primary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secondary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endpoints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main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measure(s)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of effect</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should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be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mentioned.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strength</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study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design</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answer the research question may be explained in this section.</w:delText>
        </w:r>
      </w:del>
    </w:p>
    <w:p w14:paraId="28CCACCD" w14:textId="74FE978A" w:rsidR="00ED1B93" w:rsidRDefault="00DE2435" w:rsidP="009A2F1F">
      <w:pPr>
        <w:rPr>
          <w:color w:val="000000" w:themeColor="text1"/>
        </w:rPr>
      </w:pPr>
      <w:r>
        <w:rPr>
          <w:lang w:bidi="th-TH"/>
        </w:rPr>
        <w:t xml:space="preserve">The aim of this study is to </w:t>
      </w:r>
      <w:proofErr w:type="gramStart"/>
      <w:r>
        <w:rPr>
          <w:lang w:bidi="th-TH"/>
        </w:rPr>
        <w:t>investigating</w:t>
      </w:r>
      <w:proofErr w:type="gramEnd"/>
      <w:r>
        <w:rPr>
          <w:lang w:bidi="th-TH"/>
        </w:rPr>
        <w:t xml:space="preserve"> patterns of referrals from primary to specialized care</w:t>
      </w:r>
      <w:r w:rsidR="0090209C">
        <w:rPr>
          <w:lang w:bidi="th-TH"/>
        </w:rPr>
        <w:t xml:space="preserve"> </w:t>
      </w:r>
      <w:r>
        <w:rPr>
          <w:lang w:bidi="th-TH"/>
        </w:rPr>
        <w:t xml:space="preserve">of </w:t>
      </w:r>
      <w:r w:rsidR="00682838">
        <w:rPr>
          <w:lang w:bidi="th-TH"/>
        </w:rPr>
        <w:t>headache disorder</w:t>
      </w:r>
      <w:r>
        <w:rPr>
          <w:lang w:bidi="th-TH"/>
        </w:rPr>
        <w:t xml:space="preserve"> patients</w:t>
      </w:r>
      <w:r w:rsidR="00390447">
        <w:rPr>
          <w:lang w:bidi="th-TH"/>
        </w:rPr>
        <w:t xml:space="preserve"> in the UK</w:t>
      </w:r>
      <w:r>
        <w:rPr>
          <w:lang w:bidi="th-TH"/>
        </w:rPr>
        <w:t xml:space="preserve">. </w:t>
      </w:r>
      <w:r>
        <w:t>We will conduct</w:t>
      </w:r>
      <w:r w:rsidRPr="00A429D3">
        <w:t xml:space="preserve"> a retrospective database analysis </w:t>
      </w:r>
      <w:r>
        <w:t>with</w:t>
      </w:r>
      <w:r w:rsidRPr="00A429D3">
        <w:t xml:space="preserve"> data from </w:t>
      </w:r>
      <w:r w:rsidR="00E874EC" w:rsidRPr="001D6072">
        <w:t>The Health Improvement Network</w:t>
      </w:r>
      <w:r w:rsidR="00E874EC">
        <w:t xml:space="preserve"> (</w:t>
      </w:r>
      <w:r>
        <w:t>THIN</w:t>
      </w:r>
      <w:r w:rsidR="00E874EC">
        <w:t>)</w:t>
      </w:r>
      <w:r>
        <w:t xml:space="preserve"> database utilizing</w:t>
      </w:r>
      <w:r w:rsidRPr="00A429D3">
        <w:t xml:space="preserve"> primary care </w:t>
      </w:r>
      <w:r w:rsidR="00D53726" w:rsidRPr="001D6072">
        <w:t>Electronic Health Records</w:t>
      </w:r>
      <w:r w:rsidR="00D53726">
        <w:t xml:space="preserve"> (EHRs)</w:t>
      </w:r>
      <w:r>
        <w:t xml:space="preserve">. Analysis will be </w:t>
      </w:r>
      <w:r w:rsidRPr="0020119E">
        <w:t>descriptive. As such, no inferential methods or hypothesis testing will be used.</w:t>
      </w:r>
      <w:r>
        <w:t xml:space="preserve"> </w:t>
      </w:r>
      <w:r w:rsidRPr="00B302D4">
        <w:t>Patients will be identified based on diagnostic codes for</w:t>
      </w:r>
      <w:r>
        <w:t xml:space="preserve"> headache disorders </w:t>
      </w:r>
      <w:r w:rsidRPr="00B302D4">
        <w:t>as classified in the International Classification of Diseases, Tenth Revision (ICD-10)</w:t>
      </w:r>
      <w:r>
        <w:t xml:space="preserve">. </w:t>
      </w:r>
      <w:r w:rsidRPr="00B302D4">
        <w:t xml:space="preserve">The study </w:t>
      </w:r>
      <w:r w:rsidR="00885316">
        <w:t xml:space="preserve">identification </w:t>
      </w:r>
      <w:r w:rsidRPr="00B302D4">
        <w:t>period is expected to span over six years, from</w:t>
      </w:r>
      <w:r w:rsidR="00EB0BF6">
        <w:t xml:space="preserve"> December 1</w:t>
      </w:r>
      <w:ins w:id="116" w:author="Chu, Paula" w:date="2025-09-03T15:53:00Z" w16du:dateUtc="2025-09-03T13:53:00Z">
        <w:r w:rsidR="00B10BE8">
          <w:t>,</w:t>
        </w:r>
      </w:ins>
      <w:r w:rsidR="00EB0BF6">
        <w:t xml:space="preserve"> </w:t>
      </w:r>
      <w:proofErr w:type="gramStart"/>
      <w:r w:rsidR="00EB0BF6">
        <w:t>2016</w:t>
      </w:r>
      <w:proofErr w:type="gramEnd"/>
      <w:r w:rsidRPr="007A03FA">
        <w:t xml:space="preserve"> to</w:t>
      </w:r>
      <w:r w:rsidR="00EB0BF6">
        <w:t xml:space="preserve"> October 31</w:t>
      </w:r>
      <w:ins w:id="117" w:author="Chu, Paula" w:date="2025-09-03T15:53:00Z" w16du:dateUtc="2025-09-03T13:53:00Z">
        <w:r w:rsidR="00B10BE8">
          <w:t>,</w:t>
        </w:r>
      </w:ins>
      <w:r w:rsidR="00EB0BF6">
        <w:t xml:space="preserve"> 2022</w:t>
      </w:r>
      <w:r>
        <w:t xml:space="preserve">. </w:t>
      </w:r>
      <w:r w:rsidR="001D0C0F" w:rsidRPr="001D0C0F">
        <w:t xml:space="preserve">The exact timeframe depends on the availability of the </w:t>
      </w:r>
      <w:r w:rsidR="0086252F">
        <w:t>UK</w:t>
      </w:r>
      <w:r w:rsidR="001D0C0F" w:rsidRPr="001D0C0F">
        <w:t xml:space="preserve"> data within the THIN database.</w:t>
      </w:r>
      <w:r w:rsidR="001D0C0F">
        <w:t xml:space="preserve"> </w:t>
      </w:r>
      <w:commentRangeStart w:id="118"/>
      <w:commentRangeStart w:id="119"/>
      <w:commentRangeStart w:id="120"/>
      <w:r w:rsidR="009A2F1F">
        <w:t xml:space="preserve">Patients identified in this period will have their full medical history collected as far back as their GP has reported. </w:t>
      </w:r>
      <w:r w:rsidRPr="001408AD">
        <w:rPr>
          <w:color w:val="000000" w:themeColor="text1"/>
        </w:rPr>
        <w:t xml:space="preserve">The follow-up period for the assessment of outcomes will extend </w:t>
      </w:r>
      <w:r w:rsidR="009A2F1F">
        <w:rPr>
          <w:color w:val="000000" w:themeColor="text1"/>
        </w:rPr>
        <w:t>from the patient</w:t>
      </w:r>
      <w:r w:rsidR="00ED1B93">
        <w:rPr>
          <w:color w:val="000000" w:themeColor="text1"/>
        </w:rPr>
        <w:t>’s</w:t>
      </w:r>
      <w:r w:rsidR="009A2F1F">
        <w:rPr>
          <w:color w:val="000000" w:themeColor="text1"/>
        </w:rPr>
        <w:t xml:space="preserve"> first recorded historical headache diagnosis</w:t>
      </w:r>
      <w:r w:rsidRPr="001408AD">
        <w:rPr>
          <w:color w:val="000000" w:themeColor="text1"/>
        </w:rPr>
        <w:t xml:space="preserve"> </w:t>
      </w:r>
      <w:proofErr w:type="gramStart"/>
      <w:r w:rsidRPr="001408AD">
        <w:rPr>
          <w:color w:val="000000" w:themeColor="text1"/>
        </w:rPr>
        <w:t>until</w:t>
      </w:r>
      <w:proofErr w:type="gramEnd"/>
      <w:r w:rsidRPr="001408AD">
        <w:rPr>
          <w:color w:val="000000" w:themeColor="text1"/>
        </w:rPr>
        <w:t xml:space="preserve"> either the end of the study period</w:t>
      </w:r>
      <w:r w:rsidR="0082408D">
        <w:rPr>
          <w:color w:val="000000" w:themeColor="text1"/>
        </w:rPr>
        <w:t>,</w:t>
      </w:r>
      <w:r w:rsidRPr="001408AD">
        <w:rPr>
          <w:color w:val="000000" w:themeColor="text1"/>
        </w:rPr>
        <w:t xml:space="preserve"> or the last observable </w:t>
      </w:r>
      <w:commentRangeStart w:id="121"/>
      <w:r w:rsidRPr="001408AD">
        <w:rPr>
          <w:color w:val="000000" w:themeColor="text1"/>
        </w:rPr>
        <w:t xml:space="preserve">data entry </w:t>
      </w:r>
      <w:commentRangeEnd w:id="121"/>
      <w:r w:rsidR="006428BC">
        <w:rPr>
          <w:rStyle w:val="CommentReference"/>
        </w:rPr>
        <w:commentReference w:id="121"/>
      </w:r>
      <w:r w:rsidR="00CE0321">
        <w:rPr>
          <w:color w:val="000000" w:themeColor="text1"/>
        </w:rPr>
        <w:t>of the respective individual</w:t>
      </w:r>
      <w:r w:rsidRPr="001408AD">
        <w:rPr>
          <w:color w:val="000000" w:themeColor="text1"/>
        </w:rPr>
        <w:t xml:space="preserve">, </w:t>
      </w:r>
      <w:r>
        <w:rPr>
          <w:color w:val="000000" w:themeColor="text1"/>
        </w:rPr>
        <w:t>whichever occurs</w:t>
      </w:r>
      <w:r w:rsidRPr="001408AD">
        <w:rPr>
          <w:color w:val="000000" w:themeColor="text1"/>
        </w:rPr>
        <w:t xml:space="preserve"> first.</w:t>
      </w:r>
    </w:p>
    <w:p w14:paraId="7C2B7C65" w14:textId="60F55239" w:rsidR="001D493C" w:rsidRPr="0013402C" w:rsidRDefault="00ED1B93" w:rsidP="009A2F1F">
      <w:r>
        <w:rPr>
          <w:lang w:bidi="th-TH"/>
        </w:rPr>
        <w:t>Headache disorder patients will be matched</w:t>
      </w:r>
      <w:r w:rsidR="00885316">
        <w:rPr>
          <w:lang w:bidi="th-TH"/>
        </w:rPr>
        <w:t xml:space="preserve"> without replacement</w:t>
      </w:r>
      <w:r>
        <w:rPr>
          <w:lang w:bidi="th-TH"/>
        </w:rPr>
        <w:t xml:space="preserve"> 1:</w:t>
      </w:r>
      <w:r>
        <w:rPr>
          <w:color w:val="000000" w:themeColor="text1"/>
        </w:rPr>
        <w:t>1 with patients who have no recorded history of headache disorder diagnoses</w:t>
      </w:r>
      <w:r w:rsidR="00F6775C">
        <w:rPr>
          <w:color w:val="000000" w:themeColor="text1"/>
        </w:rPr>
        <w:t xml:space="preserve"> using </w:t>
      </w:r>
      <w:ins w:id="122" w:author="Chu, Paula" w:date="2025-09-03T11:41:00Z" w16du:dateUtc="2025-09-03T09:41:00Z">
        <w:r w:rsidR="00B7254A">
          <w:rPr>
            <w:color w:val="000000" w:themeColor="text1"/>
          </w:rPr>
          <w:t xml:space="preserve">predefined </w:t>
        </w:r>
      </w:ins>
      <w:r w:rsidR="00F6775C">
        <w:rPr>
          <w:color w:val="000000" w:themeColor="text1"/>
        </w:rPr>
        <w:t>methodology</w:t>
      </w:r>
      <w:ins w:id="123" w:author="Chu, Paula" w:date="2025-09-03T11:46:00Z" w16du:dateUtc="2025-09-03T09:46:00Z">
        <w:r w:rsidR="00B7254A">
          <w:rPr>
            <w:color w:val="000000" w:themeColor="text1"/>
          </w:rPr>
          <w:t>.</w:t>
        </w:r>
      </w:ins>
      <w:ins w:id="124" w:author="Chu, Paula" w:date="2025-09-03T16:20:00Z" w16du:dateUtc="2025-09-03T14:20:00Z">
        <w:r w:rsidR="00B92A57">
          <w:rPr>
            <w:rStyle w:val="FootnoteReference"/>
            <w:color w:val="000000" w:themeColor="text1"/>
          </w:rPr>
          <w:footnoteReference w:id="2"/>
        </w:r>
      </w:ins>
      <w:del w:id="128" w:author="Chu, Paula" w:date="2025-09-03T11:49:00Z" w16du:dateUtc="2025-09-03T09:49:00Z">
        <w:r w:rsidR="00F6775C" w:rsidDel="00B7254A">
          <w:rPr>
            <w:color w:val="000000" w:themeColor="text1"/>
          </w:rPr>
          <w:delText xml:space="preserve"> outlined by Hugh Kawabata at SUGI 29</w:delText>
        </w:r>
      </w:del>
      <w:r>
        <w:rPr>
          <w:color w:val="000000" w:themeColor="text1"/>
        </w:rPr>
        <w:t xml:space="preserve">. </w:t>
      </w:r>
      <w:bookmarkStart w:id="129" w:name="_Hlk206335515"/>
      <w:r>
        <w:rPr>
          <w:color w:val="000000" w:themeColor="text1"/>
        </w:rPr>
        <w:t>Patients will be matched on their year of birth (+/- 2 years), gender, length of follow</w:t>
      </w:r>
      <w:r w:rsidR="00885316">
        <w:rPr>
          <w:color w:val="000000" w:themeColor="text1"/>
        </w:rPr>
        <w:t xml:space="preserve">-up (+/- 150 days), and site ID to account for socioeconomic conditions. In the case of a tie, a </w:t>
      </w:r>
      <w:r w:rsidR="00885316">
        <w:rPr>
          <w:color w:val="000000" w:themeColor="text1"/>
        </w:rPr>
        <w:lastRenderedPageBreak/>
        <w:t xml:space="preserve">match will be </w:t>
      </w:r>
      <w:r w:rsidR="00682838">
        <w:rPr>
          <w:color w:val="000000" w:themeColor="text1"/>
        </w:rPr>
        <w:t>selected through random number generation</w:t>
      </w:r>
      <w:r w:rsidR="00885316">
        <w:rPr>
          <w:color w:val="000000" w:themeColor="text1"/>
        </w:rPr>
        <w:t>.</w:t>
      </w:r>
      <w:r w:rsidR="00DE2435">
        <w:rPr>
          <w:color w:val="000000" w:themeColor="text1"/>
        </w:rPr>
        <w:t xml:space="preserve"> </w:t>
      </w:r>
      <w:commentRangeEnd w:id="118"/>
      <w:r w:rsidR="00885316">
        <w:rPr>
          <w:rStyle w:val="CommentReference"/>
        </w:rPr>
        <w:commentReference w:id="118"/>
      </w:r>
      <w:commentRangeEnd w:id="119"/>
      <w:r w:rsidR="00F6775C">
        <w:rPr>
          <w:rStyle w:val="CommentReference"/>
        </w:rPr>
        <w:commentReference w:id="119"/>
      </w:r>
      <w:bookmarkEnd w:id="129"/>
      <w:commentRangeEnd w:id="120"/>
      <w:r w:rsidR="009D5E99">
        <w:rPr>
          <w:rStyle w:val="CommentReference"/>
        </w:rPr>
        <w:commentReference w:id="120"/>
      </w:r>
    </w:p>
    <w:p w14:paraId="7C2B7C66" w14:textId="62494E29" w:rsidR="001D493C" w:rsidRPr="00563771" w:rsidRDefault="00A918C0" w:rsidP="007D6ADB">
      <w:pPr>
        <w:pStyle w:val="Heading2"/>
        <w:numPr>
          <w:ilvl w:val="1"/>
          <w:numId w:val="2"/>
        </w:numPr>
        <w:tabs>
          <w:tab w:val="left" w:pos="768"/>
        </w:tabs>
        <w:ind w:left="768" w:hanging="541"/>
        <w:rPr>
          <w:rFonts w:ascii="Times New Roman" w:hAnsi="Times New Roman" w:cs="Times New Roman"/>
          <w:szCs w:val="24"/>
        </w:rPr>
      </w:pPr>
      <w:bookmarkStart w:id="130" w:name="9.2._Setting"/>
      <w:bookmarkStart w:id="131" w:name="_Ref185427364"/>
      <w:bookmarkStart w:id="132" w:name="_Toc185500717"/>
      <w:bookmarkEnd w:id="130"/>
      <w:r w:rsidRPr="00563771">
        <w:rPr>
          <w:rFonts w:ascii="Times New Roman" w:hAnsi="Times New Roman" w:cs="Times New Roman"/>
          <w:spacing w:val="-2"/>
          <w:szCs w:val="24"/>
        </w:rPr>
        <w:t>S</w:t>
      </w:r>
      <w:r w:rsidR="00D71A61" w:rsidRPr="00563771">
        <w:rPr>
          <w:rFonts w:ascii="Times New Roman" w:hAnsi="Times New Roman" w:cs="Times New Roman"/>
          <w:spacing w:val="-2"/>
          <w:szCs w:val="24"/>
        </w:rPr>
        <w:t xml:space="preserve">tudy </w:t>
      </w:r>
      <w:r w:rsidR="00C54B2F" w:rsidRPr="00563771">
        <w:rPr>
          <w:rFonts w:ascii="Times New Roman" w:hAnsi="Times New Roman" w:cs="Times New Roman"/>
          <w:spacing w:val="-2"/>
          <w:szCs w:val="24"/>
        </w:rPr>
        <w:t>population</w:t>
      </w:r>
      <w:bookmarkEnd w:id="131"/>
      <w:bookmarkEnd w:id="132"/>
    </w:p>
    <w:p w14:paraId="7C2B7C68" w14:textId="1EFD7278" w:rsidR="001D493C" w:rsidDel="00692C25" w:rsidRDefault="00D71A61" w:rsidP="007D6ADB">
      <w:pPr>
        <w:pStyle w:val="BodyText"/>
        <w:spacing w:before="1" w:line="268" w:lineRule="auto"/>
        <w:ind w:right="260"/>
        <w:rPr>
          <w:del w:id="133" w:author="Viering, Tammo" w:date="2024-12-18T16:47:00Z" w16du:dateUtc="2024-12-18T15:47:00Z"/>
          <w:rFonts w:cs="Times New Roman"/>
          <w:color w:val="339966"/>
          <w:szCs w:val="24"/>
        </w:rPr>
      </w:pPr>
      <w:del w:id="134" w:author="Viering, Tammo" w:date="2024-12-18T16:47:00Z" w16du:dateUtc="2024-12-18T15:47:00Z">
        <w:r w:rsidRPr="00563771" w:rsidDel="00692C25">
          <w:rPr>
            <w:rFonts w:cs="Times New Roman"/>
            <w:color w:val="339966"/>
            <w:szCs w:val="24"/>
          </w:rPr>
          <w:delText>S</w:delText>
        </w:r>
        <w:r w:rsidR="00A918C0" w:rsidRPr="00563771" w:rsidDel="00692C25">
          <w:rPr>
            <w:rFonts w:cs="Times New Roman"/>
            <w:color w:val="339966"/>
            <w:szCs w:val="24"/>
          </w:rPr>
          <w:delText xml:space="preserve">tudy population defined in terms of persons, place, study </w:delText>
        </w:r>
        <w:r w:rsidR="00BC4F47" w:rsidRPr="00563771" w:rsidDel="00692C25">
          <w:rPr>
            <w:rFonts w:cs="Times New Roman"/>
            <w:color w:val="339966"/>
            <w:szCs w:val="24"/>
          </w:rPr>
          <w:delText>period</w:delText>
        </w:r>
        <w:r w:rsidR="00A918C0" w:rsidRPr="00563771" w:rsidDel="00692C25">
          <w:rPr>
            <w:rFonts w:cs="Times New Roman"/>
            <w:color w:val="339966"/>
            <w:szCs w:val="24"/>
          </w:rPr>
          <w:delText>, and selection criteria</w:delText>
        </w:r>
        <w:r w:rsidR="00C54B2F" w:rsidRPr="00563771" w:rsidDel="00692C25">
          <w:rPr>
            <w:rFonts w:cs="Times New Roman"/>
            <w:color w:val="339966"/>
            <w:szCs w:val="24"/>
          </w:rPr>
          <w:delText xml:space="preserve"> (ie, inclusion/exclusion criteria)</w:delText>
        </w:r>
        <w:r w:rsidR="00A918C0" w:rsidRPr="00563771" w:rsidDel="00692C25">
          <w:rPr>
            <w:rFonts w:cs="Times New Roman"/>
            <w:color w:val="339966"/>
            <w:szCs w:val="24"/>
          </w:rPr>
          <w:delText>, including the rationale for any exclusion</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criteria</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and</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their</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impact</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on</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the</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number</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of</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subjects</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available for analysis. Plans for baseline visits and follow-up visits</w:delText>
        </w:r>
        <w:r w:rsidR="00D44FFC" w:rsidRPr="00563771" w:rsidDel="00692C25">
          <w:rPr>
            <w:rFonts w:cs="Times New Roman"/>
            <w:color w:val="339966"/>
            <w:szCs w:val="24"/>
          </w:rPr>
          <w:delText>, where applicable per the study design,</w:delText>
        </w:r>
        <w:r w:rsidR="00A918C0" w:rsidRPr="00563771" w:rsidDel="00692C25">
          <w:rPr>
            <w:rFonts w:cs="Times New Roman"/>
            <w:color w:val="339966"/>
            <w:szCs w:val="24"/>
          </w:rPr>
          <w:delText xml:space="preserve"> should be described. Representativeness of the study population as regards </w:delText>
        </w:r>
        <w:r w:rsidR="00D44FFC" w:rsidRPr="00563771" w:rsidDel="00692C25">
          <w:rPr>
            <w:rFonts w:cs="Times New Roman"/>
            <w:color w:val="339966"/>
            <w:szCs w:val="24"/>
          </w:rPr>
          <w:delText xml:space="preserve">to </w:delText>
        </w:r>
        <w:r w:rsidR="00A918C0" w:rsidRPr="00563771" w:rsidDel="00692C25">
          <w:rPr>
            <w:rFonts w:cs="Times New Roman"/>
            <w:color w:val="339966"/>
            <w:szCs w:val="24"/>
          </w:rPr>
          <w:delText>the source</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population</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should</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be</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addressed.</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Where</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any</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sampling</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from</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a</w:delText>
        </w:r>
        <w:r w:rsidR="00A918C0" w:rsidRPr="00563771" w:rsidDel="00692C25">
          <w:rPr>
            <w:rFonts w:cs="Times New Roman"/>
            <w:color w:val="339966"/>
            <w:spacing w:val="-4"/>
            <w:szCs w:val="24"/>
          </w:rPr>
          <w:delText xml:space="preserve"> </w:delText>
        </w:r>
        <w:r w:rsidR="00A918C0" w:rsidRPr="00563771" w:rsidDel="00692C25">
          <w:rPr>
            <w:rFonts w:cs="Times New Roman"/>
            <w:color w:val="339966"/>
            <w:szCs w:val="24"/>
          </w:rPr>
          <w:delText>source population is undertaken, description of the source population and details of sampling methods should be provided.</w:delText>
        </w:r>
      </w:del>
    </w:p>
    <w:p w14:paraId="040D67E9" w14:textId="4E81419B" w:rsidR="00F23B6D" w:rsidRDefault="00682838" w:rsidP="00CB58CB">
      <w:r>
        <w:t>Headache disorder patients (cohort 1)</w:t>
      </w:r>
      <w:r w:rsidR="00DE2435">
        <w:t xml:space="preserve"> will consist of </w:t>
      </w:r>
      <w:r w:rsidR="0083067B" w:rsidRPr="00E83045">
        <w:t>adult patients (≥18 years)</w:t>
      </w:r>
      <w:r w:rsidR="0086252F">
        <w:t xml:space="preserve"> from the UK</w:t>
      </w:r>
      <w:r w:rsidR="0083067B" w:rsidRPr="00E83045">
        <w:t xml:space="preserve"> registered in the </w:t>
      </w:r>
      <w:r w:rsidR="0083067B">
        <w:t>THIN database with</w:t>
      </w:r>
      <w:r w:rsidR="008E3E3D">
        <w:t xml:space="preserve"> a headache disorder diagnoses observable between </w:t>
      </w:r>
      <w:commentRangeStart w:id="135"/>
      <w:r w:rsidR="00EB0BF6">
        <w:t>December 1</w:t>
      </w:r>
      <w:ins w:id="136" w:author="Chu, Paula" w:date="2025-09-03T15:53:00Z" w16du:dateUtc="2025-09-03T13:53:00Z">
        <w:r w:rsidR="00B10BE8">
          <w:t>,</w:t>
        </w:r>
      </w:ins>
      <w:r w:rsidR="00EB0BF6">
        <w:t xml:space="preserve"> </w:t>
      </w:r>
      <w:proofErr w:type="gramStart"/>
      <w:r w:rsidR="00EB0BF6">
        <w:t>2016</w:t>
      </w:r>
      <w:proofErr w:type="gramEnd"/>
      <w:r w:rsidR="00EB0BF6" w:rsidRPr="007A03FA">
        <w:t xml:space="preserve"> </w:t>
      </w:r>
      <w:r w:rsidR="00EB0BF6">
        <w:t>and October 31</w:t>
      </w:r>
      <w:ins w:id="137" w:author="Chu, Paula" w:date="2025-09-03T15:53:00Z" w16du:dateUtc="2025-09-03T13:53:00Z">
        <w:r w:rsidR="00B10BE8">
          <w:t>,</w:t>
        </w:r>
      </w:ins>
      <w:r w:rsidR="00EB0BF6">
        <w:t xml:space="preserve"> 2022</w:t>
      </w:r>
      <w:commentRangeEnd w:id="135"/>
      <w:r w:rsidR="00EB0BF6">
        <w:rPr>
          <w:rStyle w:val="CommentReference"/>
        </w:rPr>
        <w:commentReference w:id="135"/>
      </w:r>
      <w:r w:rsidR="0094540C">
        <w:t xml:space="preserve">. </w:t>
      </w:r>
      <w:r w:rsidR="0058631D">
        <w:t xml:space="preserve">Headache disorders will be </w:t>
      </w:r>
      <w:r w:rsidR="001C4BF0">
        <w:t>defined based on</w:t>
      </w:r>
      <w:r w:rsidR="0058631D">
        <w:t xml:space="preserve"> </w:t>
      </w:r>
      <w:r w:rsidR="0011208D">
        <w:t>ICD-10</w:t>
      </w:r>
      <w:r w:rsidR="00F70383">
        <w:t xml:space="preserve"> codes </w:t>
      </w:r>
      <w:r w:rsidR="008E6824">
        <w:t>for migraine</w:t>
      </w:r>
      <w:r w:rsidR="00D56D9C">
        <w:t xml:space="preserve"> (G43)</w:t>
      </w:r>
      <w:r w:rsidR="008E6824">
        <w:t xml:space="preserve"> and other types of headache disorders</w:t>
      </w:r>
      <w:r w:rsidR="007C27F8">
        <w:t xml:space="preserve"> </w:t>
      </w:r>
      <w:r w:rsidR="00D56D9C">
        <w:t>(</w:t>
      </w:r>
      <w:commentRangeStart w:id="138"/>
      <w:r w:rsidR="008F5B28">
        <w:t>G44 &amp; R51</w:t>
      </w:r>
      <w:commentRangeEnd w:id="138"/>
      <w:r w:rsidR="0030322C">
        <w:rPr>
          <w:rStyle w:val="CommentReference"/>
        </w:rPr>
        <w:commentReference w:id="138"/>
      </w:r>
      <w:r w:rsidR="00D56D9C">
        <w:t>)</w:t>
      </w:r>
      <w:r w:rsidR="003F30AC">
        <w:t xml:space="preserve"> (see</w:t>
      </w:r>
      <w:r w:rsidR="00077303">
        <w:t xml:space="preserve"> </w:t>
      </w:r>
      <w:r w:rsidR="00077303">
        <w:rPr>
          <w:highlight w:val="yellow"/>
        </w:rPr>
        <w:fldChar w:fldCharType="begin"/>
      </w:r>
      <w:r w:rsidR="00077303">
        <w:instrText xml:space="preserve"> REF _Ref185337555 \h </w:instrText>
      </w:r>
      <w:r w:rsidR="00077303">
        <w:rPr>
          <w:highlight w:val="yellow"/>
        </w:rPr>
      </w:r>
      <w:r w:rsidR="00077303">
        <w:rPr>
          <w:highlight w:val="yellow"/>
        </w:rPr>
        <w:fldChar w:fldCharType="separate"/>
      </w:r>
      <w:r w:rsidR="005B7CB7" w:rsidRPr="00077303">
        <w:rPr>
          <w:b/>
          <w:bCs/>
          <w:i/>
          <w:iCs/>
        </w:rPr>
        <w:t xml:space="preserve">Table </w:t>
      </w:r>
      <w:r w:rsidR="005B7CB7">
        <w:rPr>
          <w:b/>
          <w:bCs/>
          <w:i/>
          <w:iCs/>
          <w:noProof/>
        </w:rPr>
        <w:t>1</w:t>
      </w:r>
      <w:r w:rsidR="00077303">
        <w:rPr>
          <w:highlight w:val="yellow"/>
        </w:rPr>
        <w:fldChar w:fldCharType="end"/>
      </w:r>
      <w:r w:rsidR="003F30AC">
        <w:t>)</w:t>
      </w:r>
      <w:r w:rsidR="008E6824">
        <w:t xml:space="preserve">. </w:t>
      </w:r>
      <w:r w:rsidR="00CB58CB" w:rsidRPr="00CB58CB">
        <w:t>Within the THIN database, different coding systems are used depending on the country.</w:t>
      </w:r>
      <w:r w:rsidR="00CB58CB">
        <w:t xml:space="preserve"> </w:t>
      </w:r>
      <w:r w:rsidR="00E17DA6">
        <w:t xml:space="preserve">In </w:t>
      </w:r>
      <w:r w:rsidR="00790499">
        <w:t>the UK</w:t>
      </w:r>
      <w:r w:rsidR="00E17DA6" w:rsidRPr="00E17DA6">
        <w:t xml:space="preserve">, </w:t>
      </w:r>
      <w:r w:rsidR="001E3D82">
        <w:t xml:space="preserve">the SNOWMED CT </w:t>
      </w:r>
      <w:r w:rsidR="00174388">
        <w:t>(</w:t>
      </w:r>
      <w:r w:rsidR="00174388" w:rsidRPr="00174388">
        <w:t>Systematized Nomenclature of Medicine</w:t>
      </w:r>
      <w:r w:rsidR="00174388">
        <w:t>,</w:t>
      </w:r>
      <w:r w:rsidR="00174388" w:rsidRPr="00174388">
        <w:t xml:space="preserve"> Clinical Terms</w:t>
      </w:r>
      <w:r w:rsidR="00174388">
        <w:t xml:space="preserve">) </w:t>
      </w:r>
      <w:r w:rsidR="001E3D82">
        <w:t>coding system is commonly used in primary care</w:t>
      </w:r>
      <w:r>
        <w:t xml:space="preserve"> charting software</w:t>
      </w:r>
      <w:r w:rsidR="00F96410" w:rsidRPr="00F96410">
        <w:t xml:space="preserve">. </w:t>
      </w:r>
      <w:commentRangeStart w:id="139"/>
      <w:r w:rsidR="00F96410" w:rsidRPr="00F96410">
        <w:t xml:space="preserve">For the present analysis, </w:t>
      </w:r>
      <w:r w:rsidR="00F96410">
        <w:t xml:space="preserve">respective </w:t>
      </w:r>
      <w:r w:rsidR="001E3D82">
        <w:t xml:space="preserve">SNOWMED CT disorder </w:t>
      </w:r>
      <w:r w:rsidR="00F96410">
        <w:t>codes</w:t>
      </w:r>
      <w:r w:rsidR="00F96410" w:rsidRPr="00F96410">
        <w:t xml:space="preserve"> </w:t>
      </w:r>
      <w:r w:rsidR="00B8521C">
        <w:t xml:space="preserve">which are mapped </w:t>
      </w:r>
      <w:r w:rsidR="00F96410" w:rsidRPr="00F96410">
        <w:t xml:space="preserve">to the </w:t>
      </w:r>
      <w:r w:rsidR="00680FC5">
        <w:t>associated</w:t>
      </w:r>
      <w:r w:rsidR="00F96410" w:rsidRPr="00F96410">
        <w:t xml:space="preserve"> codes of the international version of the ICD-10</w:t>
      </w:r>
      <w:r w:rsidR="00B8521C">
        <w:t xml:space="preserve"> will be used</w:t>
      </w:r>
      <w:r w:rsidR="00D56D9C" w:rsidRPr="00D56D9C">
        <w:t>.</w:t>
      </w:r>
      <w:r w:rsidR="00B8521C">
        <w:t xml:space="preserve"> Keyword search will be used to identify additional diagnostic codes that were not mapped to a corresponding ICD-10 code.</w:t>
      </w:r>
      <w:commentRangeEnd w:id="139"/>
      <w:r w:rsidR="00B8521C">
        <w:rPr>
          <w:rStyle w:val="CommentReference"/>
        </w:rPr>
        <w:commentReference w:id="139"/>
      </w:r>
      <w:r w:rsidR="00DA3ECC">
        <w:t xml:space="preserve"> </w:t>
      </w:r>
      <w:commentRangeStart w:id="140"/>
      <w:commentRangeStart w:id="141"/>
      <w:r w:rsidR="00DA3ECC" w:rsidRPr="00B002F0">
        <w:t>Regarding</w:t>
      </w:r>
      <w:r w:rsidR="00B002F0" w:rsidRPr="00B002F0">
        <w:t xml:space="preserve"> headache disorders, the</w:t>
      </w:r>
      <w:r w:rsidR="00DA3ECC">
        <w:t xml:space="preserve"> </w:t>
      </w:r>
      <w:r w:rsidR="00E244B4">
        <w:t>country-specific</w:t>
      </w:r>
      <w:r w:rsidR="00DA3ECC">
        <w:t xml:space="preserve"> </w:t>
      </w:r>
      <w:r w:rsidR="001E3D82">
        <w:t xml:space="preserve">SNOWMED CT </w:t>
      </w:r>
      <w:r w:rsidR="00DA3ECC">
        <w:t>codes</w:t>
      </w:r>
      <w:r w:rsidR="00E244B4">
        <w:t xml:space="preserve"> align with</w:t>
      </w:r>
      <w:r w:rsidR="00B002F0" w:rsidRPr="00B002F0">
        <w:t xml:space="preserve"> the general </w:t>
      </w:r>
      <w:r w:rsidR="00E244B4">
        <w:t xml:space="preserve">ICD-10 </w:t>
      </w:r>
      <w:r w:rsidR="00B002F0" w:rsidRPr="00B002F0">
        <w:t>structure</w:t>
      </w:r>
      <w:r w:rsidR="002A452E">
        <w:t>,</w:t>
      </w:r>
      <w:r w:rsidR="002A452E" w:rsidRPr="002A452E">
        <w:t xml:space="preserve"> differ, however, in the subclassifications</w:t>
      </w:r>
      <w:r w:rsidR="003671E5">
        <w:t xml:space="preserve"> (see </w:t>
      </w:r>
      <w:r w:rsidR="003671E5">
        <w:rPr>
          <w:highlight w:val="yellow"/>
        </w:rPr>
        <w:fldChar w:fldCharType="begin"/>
      </w:r>
      <w:r w:rsidR="003671E5">
        <w:instrText xml:space="preserve"> REF _Ref185337555 \h </w:instrText>
      </w:r>
      <w:r w:rsidR="003671E5">
        <w:rPr>
          <w:highlight w:val="yellow"/>
        </w:rPr>
      </w:r>
      <w:r w:rsidR="003671E5">
        <w:rPr>
          <w:highlight w:val="yellow"/>
        </w:rPr>
        <w:fldChar w:fldCharType="separate"/>
      </w:r>
      <w:r w:rsidR="005B7CB7" w:rsidRPr="00077303">
        <w:rPr>
          <w:b/>
          <w:bCs/>
          <w:i/>
          <w:iCs/>
        </w:rPr>
        <w:t xml:space="preserve">Table </w:t>
      </w:r>
      <w:r w:rsidR="005B7CB7">
        <w:rPr>
          <w:b/>
          <w:bCs/>
          <w:i/>
          <w:iCs/>
          <w:noProof/>
        </w:rPr>
        <w:t>1</w:t>
      </w:r>
      <w:r w:rsidR="003671E5">
        <w:rPr>
          <w:highlight w:val="yellow"/>
        </w:rPr>
        <w:fldChar w:fldCharType="end"/>
      </w:r>
      <w:r w:rsidR="003671E5">
        <w:t>)</w:t>
      </w:r>
      <w:commentRangeEnd w:id="140"/>
      <w:r>
        <w:rPr>
          <w:rStyle w:val="CommentReference"/>
        </w:rPr>
        <w:commentReference w:id="140"/>
      </w:r>
      <w:commentRangeEnd w:id="141"/>
      <w:r w:rsidR="00B10BE8">
        <w:rPr>
          <w:rStyle w:val="CommentReference"/>
        </w:rPr>
        <w:commentReference w:id="141"/>
      </w:r>
      <w:r w:rsidR="00B002F0" w:rsidRPr="00B002F0">
        <w:t>.</w:t>
      </w:r>
      <w:r w:rsidR="0013402C" w:rsidRPr="0013402C">
        <w:t xml:space="preserve"> </w:t>
      </w:r>
      <w:r w:rsidR="00DA3ECC">
        <w:t xml:space="preserve">No further exclusion </w:t>
      </w:r>
      <w:proofErr w:type="gramStart"/>
      <w:r w:rsidR="00DA3ECC">
        <w:t>criterions</w:t>
      </w:r>
      <w:proofErr w:type="gramEnd"/>
      <w:r w:rsidR="00DA3ECC">
        <w:t xml:space="preserve"> will be applied. </w:t>
      </w:r>
      <w:r w:rsidR="0013402C" w:rsidRPr="00E83045">
        <w:t xml:space="preserve">An algorithm consisting of several selection steps will be implemented to identify the respective study </w:t>
      </w:r>
      <w:r w:rsidR="0013402C">
        <w:t xml:space="preserve">cohorts: </w:t>
      </w:r>
    </w:p>
    <w:p w14:paraId="596E2550" w14:textId="1CC563F3" w:rsidR="000825DF" w:rsidRPr="0013402C" w:rsidRDefault="000825DF" w:rsidP="000825DF">
      <w:pPr>
        <w:rPr>
          <w:b/>
          <w:bCs/>
        </w:rPr>
      </w:pPr>
      <w:r w:rsidRPr="0013402C">
        <w:rPr>
          <w:b/>
          <w:bCs/>
        </w:rPr>
        <w:t xml:space="preserve">Step </w:t>
      </w:r>
      <w:r>
        <w:rPr>
          <w:b/>
          <w:bCs/>
        </w:rPr>
        <w:t>1</w:t>
      </w:r>
      <w:r w:rsidRPr="0013402C">
        <w:rPr>
          <w:b/>
          <w:bCs/>
        </w:rPr>
        <w:t xml:space="preserve">: Identification </w:t>
      </w:r>
      <w:r>
        <w:rPr>
          <w:b/>
          <w:bCs/>
        </w:rPr>
        <w:t>with primary care</w:t>
      </w:r>
    </w:p>
    <w:p w14:paraId="48387FA7" w14:textId="63A6C1FE" w:rsidR="00A31F21" w:rsidRDefault="00A31F21" w:rsidP="004D3F1D">
      <w:pPr>
        <w:rPr>
          <w:b/>
          <w:bCs/>
        </w:rPr>
      </w:pPr>
      <w:r w:rsidRPr="00593241">
        <w:t xml:space="preserve">All </w:t>
      </w:r>
      <w:proofErr w:type="gramStart"/>
      <w:r w:rsidRPr="00593241">
        <w:t>patients</w:t>
      </w:r>
      <w:proofErr w:type="gramEnd"/>
      <w:r w:rsidRPr="00593241">
        <w:t xml:space="preserve"> observable </w:t>
      </w:r>
      <w:r w:rsidR="00D0440F">
        <w:t xml:space="preserve">in the </w:t>
      </w:r>
      <w:r w:rsidR="00FB52C5">
        <w:t>UK</w:t>
      </w:r>
      <w:r w:rsidR="00D0440F">
        <w:t xml:space="preserve"> </w:t>
      </w:r>
      <w:r w:rsidR="001E1E0E">
        <w:t xml:space="preserve">part of the THIN database </w:t>
      </w:r>
      <w:r w:rsidRPr="00593241">
        <w:t>in the timeframe from</w:t>
      </w:r>
      <w:r>
        <w:rPr>
          <w:b/>
          <w:bCs/>
        </w:rPr>
        <w:t xml:space="preserve"> </w:t>
      </w:r>
      <w:commentRangeStart w:id="142"/>
      <w:r w:rsidR="00EB0BF6">
        <w:t>December 1</w:t>
      </w:r>
      <w:ins w:id="143" w:author="Chu, Paula" w:date="2025-09-03T15:53:00Z" w16du:dateUtc="2025-09-03T13:53:00Z">
        <w:r w:rsidR="00B10BE8">
          <w:t>,</w:t>
        </w:r>
      </w:ins>
      <w:r w:rsidR="00EB0BF6">
        <w:t xml:space="preserve"> </w:t>
      </w:r>
      <w:proofErr w:type="gramStart"/>
      <w:r w:rsidR="00EB0BF6">
        <w:t>2016</w:t>
      </w:r>
      <w:proofErr w:type="gramEnd"/>
      <w:r w:rsidR="00EB0BF6" w:rsidRPr="007A03FA">
        <w:t xml:space="preserve"> </w:t>
      </w:r>
      <w:r w:rsidR="00EB0BF6">
        <w:t>to October 31</w:t>
      </w:r>
      <w:ins w:id="144" w:author="Chu, Paula" w:date="2025-09-03T15:53:00Z" w16du:dateUtc="2025-09-03T13:53:00Z">
        <w:r w:rsidR="00B10BE8">
          <w:t>,</w:t>
        </w:r>
      </w:ins>
      <w:r w:rsidR="00EB0BF6">
        <w:t xml:space="preserve"> 2022</w:t>
      </w:r>
      <w:commentRangeEnd w:id="142"/>
      <w:r w:rsidR="00EB0BF6">
        <w:rPr>
          <w:rStyle w:val="CommentReference"/>
        </w:rPr>
        <w:commentReference w:id="142"/>
      </w:r>
      <w:r w:rsidR="00EB0BF6">
        <w:t xml:space="preserve"> </w:t>
      </w:r>
      <w:r w:rsidR="001F5149">
        <w:t>will be identified</w:t>
      </w:r>
      <w:r w:rsidR="00165A9C">
        <w:t>.</w:t>
      </w:r>
      <w:r w:rsidR="00165A9C" w:rsidRPr="00165A9C">
        <w:rPr>
          <w:lang w:bidi="th-TH"/>
        </w:rPr>
        <w:t xml:space="preserve"> </w:t>
      </w:r>
      <w:r w:rsidR="00165A9C" w:rsidRPr="00A97C66">
        <w:rPr>
          <w:lang w:bidi="th-TH"/>
        </w:rPr>
        <w:t>These patients form the base population of individuals needed for calculating frequenc</w:t>
      </w:r>
      <w:r w:rsidR="00165A9C">
        <w:rPr>
          <w:lang w:bidi="th-TH"/>
        </w:rPr>
        <w:t>y outcomes</w:t>
      </w:r>
      <w:r w:rsidR="00165A9C" w:rsidRPr="00A97C66">
        <w:rPr>
          <w:lang w:bidi="th-TH"/>
        </w:rPr>
        <w:t>.</w:t>
      </w:r>
    </w:p>
    <w:p w14:paraId="3A74EB69" w14:textId="0A11B133" w:rsidR="0025017F" w:rsidRDefault="0025017F" w:rsidP="00DE2435">
      <w:pPr>
        <w:rPr>
          <w:b/>
          <w:bCs/>
        </w:rPr>
      </w:pPr>
      <w:r>
        <w:rPr>
          <w:b/>
          <w:bCs/>
        </w:rPr>
        <w:t xml:space="preserve">Step </w:t>
      </w:r>
      <w:r w:rsidR="00165A9C">
        <w:rPr>
          <w:b/>
          <w:bCs/>
        </w:rPr>
        <w:t>2</w:t>
      </w:r>
      <w:r>
        <w:rPr>
          <w:b/>
          <w:bCs/>
        </w:rPr>
        <w:t>: Identification of headache disorder patients</w:t>
      </w:r>
    </w:p>
    <w:p w14:paraId="159A46C9" w14:textId="22B2D6CD" w:rsidR="0025017F" w:rsidRDefault="00CE13FC" w:rsidP="00DE2435">
      <w:pPr>
        <w:rPr>
          <w:lang w:bidi="th-TH"/>
        </w:rPr>
      </w:pPr>
      <w:r>
        <w:t>All patients</w:t>
      </w:r>
      <w:r w:rsidR="004D3F1D">
        <w:t xml:space="preserve"> of selection step </w:t>
      </w:r>
      <w:r w:rsidR="00165A9C">
        <w:t>1</w:t>
      </w:r>
      <w:r>
        <w:t xml:space="preserve"> with a</w:t>
      </w:r>
      <w:r w:rsidR="004C7CD2">
        <w:t>t least two</w:t>
      </w:r>
      <w:r>
        <w:t xml:space="preserve"> </w:t>
      </w:r>
      <w:r w:rsidR="00682838">
        <w:t>diagnostic codes associated with headache disorders</w:t>
      </w:r>
      <w:r w:rsidR="0058162B">
        <w:t xml:space="preserve"> </w:t>
      </w:r>
      <w:r w:rsidR="004C7CD2">
        <w:t xml:space="preserve">in two different quarters </w:t>
      </w:r>
      <w:commentRangeStart w:id="145"/>
      <w:r w:rsidR="004C7CD2">
        <w:t xml:space="preserve">or by different physicians </w:t>
      </w:r>
      <w:commentRangeEnd w:id="145"/>
      <w:r w:rsidR="00B36E4D">
        <w:rPr>
          <w:rStyle w:val="CommentReference"/>
        </w:rPr>
        <w:commentReference w:id="145"/>
      </w:r>
      <w:r w:rsidR="004C7CD2">
        <w:t>in the same quarter</w:t>
      </w:r>
      <w:r w:rsidR="00926259">
        <w:t xml:space="preserve"> (M2Q criterion) in the time</w:t>
      </w:r>
      <w:r w:rsidR="00446CA5">
        <w:t xml:space="preserve">frame from </w:t>
      </w:r>
      <w:commentRangeStart w:id="146"/>
      <w:r w:rsidR="00463F9C">
        <w:t>December 1</w:t>
      </w:r>
      <w:ins w:id="147" w:author="Chu, Paula" w:date="2025-09-03T15:54:00Z" w16du:dateUtc="2025-09-03T13:54:00Z">
        <w:r w:rsidR="00B10BE8">
          <w:t>,</w:t>
        </w:r>
      </w:ins>
      <w:r w:rsidR="00463F9C">
        <w:t xml:space="preserve"> </w:t>
      </w:r>
      <w:proofErr w:type="gramStart"/>
      <w:r w:rsidR="00463F9C">
        <w:t>2016</w:t>
      </w:r>
      <w:proofErr w:type="gramEnd"/>
      <w:r w:rsidR="00463F9C" w:rsidRPr="007A03FA">
        <w:t xml:space="preserve"> </w:t>
      </w:r>
      <w:r w:rsidR="00463F9C">
        <w:t>to October 31</w:t>
      </w:r>
      <w:ins w:id="148" w:author="Chu, Paula" w:date="2025-09-03T15:54:00Z" w16du:dateUtc="2025-09-03T13:54:00Z">
        <w:r w:rsidR="00B10BE8">
          <w:t>,</w:t>
        </w:r>
      </w:ins>
      <w:r w:rsidR="00463F9C">
        <w:t xml:space="preserve"> 2022</w:t>
      </w:r>
      <w:commentRangeEnd w:id="146"/>
      <w:r w:rsidR="00463F9C">
        <w:rPr>
          <w:rStyle w:val="CommentReference"/>
        </w:rPr>
        <w:commentReference w:id="146"/>
      </w:r>
      <w:r w:rsidR="00463F9C">
        <w:t xml:space="preserve"> </w:t>
      </w:r>
      <w:r w:rsidR="001F5149">
        <w:t>will be identified</w:t>
      </w:r>
      <w:r w:rsidR="00446CA5">
        <w:t>.</w:t>
      </w:r>
      <w:r w:rsidR="000B7D84" w:rsidRPr="000B7D84">
        <w:rPr>
          <w:lang w:bidi="th-TH"/>
        </w:rPr>
        <w:t xml:space="preserve"> </w:t>
      </w:r>
    </w:p>
    <w:p w14:paraId="75B0D2E4" w14:textId="77777777" w:rsidR="001039FA" w:rsidRDefault="001039FA" w:rsidP="001039FA">
      <w:pPr>
        <w:rPr>
          <w:b/>
          <w:bCs/>
        </w:rPr>
      </w:pPr>
      <w:r w:rsidRPr="0009385F">
        <w:rPr>
          <w:b/>
          <w:bCs/>
          <w:lang w:bidi="th-TH"/>
        </w:rPr>
        <w:t xml:space="preserve">Step 3: </w:t>
      </w:r>
      <w:r w:rsidRPr="0009385F">
        <w:rPr>
          <w:b/>
          <w:bCs/>
        </w:rPr>
        <w:t>Identification</w:t>
      </w:r>
      <w:r w:rsidRPr="0013402C">
        <w:rPr>
          <w:b/>
          <w:bCs/>
        </w:rPr>
        <w:t xml:space="preserve"> of</w:t>
      </w:r>
      <w:r>
        <w:rPr>
          <w:b/>
          <w:bCs/>
        </w:rPr>
        <w:t xml:space="preserve"> adult patients</w:t>
      </w:r>
    </w:p>
    <w:p w14:paraId="60E6332B" w14:textId="3ADC3261" w:rsidR="001039FA" w:rsidRDefault="001039FA" w:rsidP="001039FA">
      <w:r w:rsidRPr="00FA0257">
        <w:t>All patients of selection</w:t>
      </w:r>
      <w:r>
        <w:t xml:space="preserve"> step 2 who are at least 18 years of age (</w:t>
      </w:r>
      <w:r w:rsidRPr="00E83045">
        <w:t>≥18 years)</w:t>
      </w:r>
      <w:r>
        <w:t xml:space="preserve"> when receiving their first</w:t>
      </w:r>
      <w:r w:rsidR="00D2468F">
        <w:t xml:space="preserve"> observable headache disorder diagnosis</w:t>
      </w:r>
      <w:r w:rsidR="00682838">
        <w:t xml:space="preserve"> in the study identification period</w:t>
      </w:r>
      <w:r>
        <w:t xml:space="preserve">. </w:t>
      </w:r>
    </w:p>
    <w:p w14:paraId="518953C2" w14:textId="1C54CC5E" w:rsidR="004F01E2" w:rsidRDefault="00F42208" w:rsidP="00DE2435">
      <w:pPr>
        <w:rPr>
          <w:b/>
          <w:bCs/>
        </w:rPr>
      </w:pPr>
      <w:r>
        <w:rPr>
          <w:b/>
          <w:bCs/>
        </w:rPr>
        <w:t>Step</w:t>
      </w:r>
      <w:r w:rsidR="001039FA">
        <w:rPr>
          <w:b/>
          <w:bCs/>
        </w:rPr>
        <w:t xml:space="preserve"> 4</w:t>
      </w:r>
      <w:r>
        <w:rPr>
          <w:b/>
          <w:bCs/>
        </w:rPr>
        <w:t>: I</w:t>
      </w:r>
      <w:r w:rsidR="004F01E2">
        <w:rPr>
          <w:b/>
          <w:bCs/>
        </w:rPr>
        <w:t>dentification of patients initiatin</w:t>
      </w:r>
      <w:r>
        <w:rPr>
          <w:b/>
          <w:bCs/>
        </w:rPr>
        <w:t>g treatment with a GP</w:t>
      </w:r>
    </w:p>
    <w:p w14:paraId="37A6A56F" w14:textId="6A8CFD81" w:rsidR="00F42208" w:rsidRDefault="00F42208" w:rsidP="001F5149">
      <w:r>
        <w:t xml:space="preserve">All patients of selection step </w:t>
      </w:r>
      <w:r w:rsidR="001039FA">
        <w:t>3</w:t>
      </w:r>
      <w:r w:rsidR="001F5149">
        <w:t xml:space="preserve"> who received their first headache disorder diagnosis from a GP will be identified</w:t>
      </w:r>
      <w:r w:rsidR="003E7C4C">
        <w:t>.</w:t>
      </w:r>
      <w:r w:rsidR="00B2281C">
        <w:t xml:space="preserve"> Respective </w:t>
      </w:r>
      <w:r w:rsidR="00D92728">
        <w:t>diagnosis will be the primary diagnosis and mark the index date.</w:t>
      </w:r>
      <w:r w:rsidR="003E7C4C" w:rsidRPr="003E7C4C">
        <w:t xml:space="preserve"> </w:t>
      </w:r>
      <w:r w:rsidR="003E7C4C">
        <w:t xml:space="preserve">Patients identified in this step constitute the </w:t>
      </w:r>
      <w:r w:rsidR="00682838">
        <w:t>final</w:t>
      </w:r>
      <w:r w:rsidR="000C44B1">
        <w:t xml:space="preserve"> headache disorder cohort and will be used as the basis for matching.</w:t>
      </w:r>
    </w:p>
    <w:p w14:paraId="464A8DC0" w14:textId="4254D1AF" w:rsidR="000C44B1" w:rsidRDefault="000C44B1" w:rsidP="000C44B1">
      <w:pPr>
        <w:rPr>
          <w:b/>
          <w:bCs/>
        </w:rPr>
      </w:pPr>
      <w:r>
        <w:rPr>
          <w:b/>
          <w:bCs/>
        </w:rPr>
        <w:t>Step 5: Identification of matched patients with no history of headache disorder</w:t>
      </w:r>
    </w:p>
    <w:p w14:paraId="6598A49A" w14:textId="1463D74E" w:rsidR="000C44B1" w:rsidRPr="000C44B1" w:rsidRDefault="000C44B1" w:rsidP="000C44B1">
      <w:r>
        <w:lastRenderedPageBreak/>
        <w:t xml:space="preserve">All patients in selection step 4, forming cohort 1, will be matched 1:1 without replacement to patients with no history of headache disorder diagnoses. </w:t>
      </w:r>
      <w:r w:rsidRPr="000C44B1">
        <w:t>Patients will be matched on their year of birth (+/- 2 years), gender, length of follow-up (+/- 150 days), and site ID to account for socioeconomic conditions. In the case of a tie, a match will be selected through random number generation.</w:t>
      </w:r>
    </w:p>
    <w:p w14:paraId="17540EE5" w14:textId="77777777" w:rsidR="000C44B1" w:rsidRDefault="000C44B1" w:rsidP="001F5149"/>
    <w:p w14:paraId="52FE1470" w14:textId="2AF6EEF2" w:rsidR="00F23B6D" w:rsidRPr="00077303" w:rsidRDefault="00F23B6D" w:rsidP="00F23B6D">
      <w:pPr>
        <w:rPr>
          <w:i/>
          <w:iCs/>
        </w:rPr>
      </w:pPr>
      <w:bookmarkStart w:id="149" w:name="_Ref185337555"/>
      <w:commentRangeStart w:id="150"/>
      <w:commentRangeStart w:id="151"/>
      <w:r w:rsidRPr="00077303">
        <w:rPr>
          <w:b/>
          <w:bCs/>
          <w:i/>
          <w:iCs/>
        </w:rPr>
        <w:t xml:space="preserve">Table </w:t>
      </w:r>
      <w:r w:rsidRPr="00077303">
        <w:rPr>
          <w:b/>
          <w:bCs/>
          <w:i/>
          <w:iCs/>
        </w:rPr>
        <w:fldChar w:fldCharType="begin"/>
      </w:r>
      <w:r w:rsidRPr="00077303">
        <w:rPr>
          <w:b/>
          <w:bCs/>
          <w:i/>
          <w:iCs/>
        </w:rPr>
        <w:instrText xml:space="preserve"> SEQ Table \* ARABIC </w:instrText>
      </w:r>
      <w:r w:rsidRPr="00077303">
        <w:rPr>
          <w:b/>
          <w:bCs/>
          <w:i/>
          <w:iCs/>
        </w:rPr>
        <w:fldChar w:fldCharType="separate"/>
      </w:r>
      <w:r w:rsidR="005B7CB7">
        <w:rPr>
          <w:b/>
          <w:bCs/>
          <w:i/>
          <w:iCs/>
          <w:noProof/>
        </w:rPr>
        <w:t>1</w:t>
      </w:r>
      <w:r w:rsidRPr="00077303">
        <w:rPr>
          <w:b/>
          <w:bCs/>
          <w:i/>
          <w:iCs/>
        </w:rPr>
        <w:fldChar w:fldCharType="end"/>
      </w:r>
      <w:bookmarkEnd w:id="149"/>
      <w:r w:rsidRPr="00077303">
        <w:rPr>
          <w:b/>
          <w:bCs/>
          <w:i/>
          <w:iCs/>
        </w:rPr>
        <w:t>:</w:t>
      </w:r>
      <w:r w:rsidRPr="00077303">
        <w:rPr>
          <w:i/>
          <w:iCs/>
        </w:rPr>
        <w:t xml:space="preserve"> ICD-10</w:t>
      </w:r>
      <w:r w:rsidR="005E3ADE">
        <w:rPr>
          <w:i/>
          <w:iCs/>
        </w:rPr>
        <w:t xml:space="preserve"> and </w:t>
      </w:r>
      <w:r w:rsidR="007528EE">
        <w:rPr>
          <w:i/>
          <w:iCs/>
        </w:rPr>
        <w:t>SNOWMED CT</w:t>
      </w:r>
      <w:r w:rsidRPr="00077303">
        <w:rPr>
          <w:i/>
          <w:iCs/>
        </w:rPr>
        <w:t xml:space="preserve"> codes for identification of </w:t>
      </w:r>
      <w:r w:rsidR="005E3ADE">
        <w:rPr>
          <w:i/>
          <w:iCs/>
        </w:rPr>
        <w:t xml:space="preserve">the </w:t>
      </w:r>
      <w:r w:rsidR="00077303" w:rsidRPr="00077303">
        <w:rPr>
          <w:i/>
          <w:iCs/>
        </w:rPr>
        <w:t>study cohort.</w:t>
      </w:r>
      <w:commentRangeEnd w:id="150"/>
      <w:r w:rsidR="0076480F">
        <w:rPr>
          <w:rStyle w:val="CommentReference"/>
        </w:rPr>
        <w:commentReference w:id="150"/>
      </w:r>
      <w:commentRangeEnd w:id="151"/>
      <w:r w:rsidR="00B10BE8">
        <w:rPr>
          <w:rStyle w:val="CommentReference"/>
        </w:rPr>
        <w:commentReference w:id="151"/>
      </w:r>
    </w:p>
    <w:tbl>
      <w:tblPr>
        <w:tblStyle w:val="TableGrid"/>
        <w:tblW w:w="0" w:type="auto"/>
        <w:tblInd w:w="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706"/>
        <w:gridCol w:w="3740"/>
        <w:gridCol w:w="851"/>
        <w:gridCol w:w="4336"/>
      </w:tblGrid>
      <w:tr w:rsidR="002D5F50" w:rsidRPr="0074564F" w14:paraId="04166401" w14:textId="0FD94A06" w:rsidTr="00844631">
        <w:trPr>
          <w:trHeight w:val="43"/>
          <w:tblHeader/>
        </w:trPr>
        <w:tc>
          <w:tcPr>
            <w:tcW w:w="4446" w:type="dxa"/>
            <w:gridSpan w:val="2"/>
            <w:tcBorders>
              <w:top w:val="single" w:sz="4" w:space="0" w:color="auto"/>
              <w:left w:val="single" w:sz="4" w:space="0" w:color="auto"/>
              <w:right w:val="dashed" w:sz="4" w:space="0" w:color="auto"/>
            </w:tcBorders>
          </w:tcPr>
          <w:p w14:paraId="4AB34E1C" w14:textId="6F4ADBDB" w:rsidR="002D5F50" w:rsidRPr="00F23B6D" w:rsidRDefault="002D5F50" w:rsidP="00F23B6D">
            <w:pPr>
              <w:spacing w:before="0" w:after="0" w:line="240" w:lineRule="auto"/>
              <w:ind w:left="0"/>
              <w:jc w:val="left"/>
              <w:rPr>
                <w:b/>
                <w:bCs/>
                <w:sz w:val="20"/>
              </w:rPr>
            </w:pPr>
            <w:r w:rsidRPr="00F23B6D">
              <w:rPr>
                <w:b/>
                <w:bCs/>
                <w:sz w:val="20"/>
              </w:rPr>
              <w:t>ICD-10</w:t>
            </w:r>
          </w:p>
        </w:tc>
        <w:tc>
          <w:tcPr>
            <w:tcW w:w="5187" w:type="dxa"/>
            <w:gridSpan w:val="2"/>
            <w:tcBorders>
              <w:top w:val="single" w:sz="4" w:space="0" w:color="auto"/>
              <w:left w:val="dashed" w:sz="4" w:space="0" w:color="auto"/>
              <w:right w:val="single" w:sz="4" w:space="0" w:color="auto"/>
            </w:tcBorders>
          </w:tcPr>
          <w:p w14:paraId="1DF98300" w14:textId="10E6CDE8" w:rsidR="002D5F50" w:rsidRPr="00F23B6D" w:rsidRDefault="00D94B53" w:rsidP="00F23B6D">
            <w:pPr>
              <w:spacing w:before="0" w:after="0" w:line="240" w:lineRule="auto"/>
              <w:ind w:left="0"/>
              <w:jc w:val="left"/>
              <w:rPr>
                <w:b/>
                <w:bCs/>
                <w:sz w:val="20"/>
              </w:rPr>
            </w:pPr>
            <w:r>
              <w:rPr>
                <w:b/>
                <w:bCs/>
                <w:sz w:val="20"/>
              </w:rPr>
              <w:t>SNOWMED CT</w:t>
            </w:r>
            <w:r w:rsidR="002D5F50">
              <w:rPr>
                <w:b/>
                <w:bCs/>
                <w:sz w:val="20"/>
              </w:rPr>
              <w:t xml:space="preserve"> </w:t>
            </w:r>
          </w:p>
        </w:tc>
      </w:tr>
      <w:tr w:rsidR="002D5F50" w:rsidRPr="0074564F" w14:paraId="1D3DF514" w14:textId="635699C0" w:rsidTr="00844631">
        <w:trPr>
          <w:trHeight w:val="47"/>
          <w:tblHeader/>
        </w:trPr>
        <w:tc>
          <w:tcPr>
            <w:tcW w:w="706" w:type="dxa"/>
            <w:tcBorders>
              <w:left w:val="single" w:sz="4" w:space="0" w:color="auto"/>
              <w:bottom w:val="single" w:sz="4" w:space="0" w:color="auto"/>
            </w:tcBorders>
          </w:tcPr>
          <w:p w14:paraId="6A071FC0" w14:textId="2A88CFC7" w:rsidR="002D5F50" w:rsidRPr="00F23B6D" w:rsidRDefault="002D5F50" w:rsidP="002D5F50">
            <w:pPr>
              <w:spacing w:before="0" w:after="0" w:line="240" w:lineRule="auto"/>
              <w:ind w:left="0"/>
              <w:jc w:val="left"/>
              <w:rPr>
                <w:b/>
                <w:bCs/>
                <w:sz w:val="20"/>
              </w:rPr>
            </w:pPr>
            <w:r w:rsidRPr="00F23B6D">
              <w:rPr>
                <w:b/>
                <w:bCs/>
                <w:sz w:val="20"/>
              </w:rPr>
              <w:t>Code</w:t>
            </w:r>
          </w:p>
        </w:tc>
        <w:tc>
          <w:tcPr>
            <w:tcW w:w="3740" w:type="dxa"/>
            <w:tcBorders>
              <w:bottom w:val="single" w:sz="4" w:space="0" w:color="auto"/>
              <w:right w:val="dashed" w:sz="4" w:space="0" w:color="auto"/>
            </w:tcBorders>
          </w:tcPr>
          <w:p w14:paraId="2E59FB18" w14:textId="061D1228" w:rsidR="002D5F50" w:rsidRPr="00F23B6D" w:rsidRDefault="002D5F50" w:rsidP="002D5F50">
            <w:pPr>
              <w:spacing w:before="0" w:after="0" w:line="240" w:lineRule="auto"/>
              <w:ind w:left="0"/>
              <w:jc w:val="left"/>
              <w:rPr>
                <w:b/>
                <w:bCs/>
                <w:sz w:val="20"/>
              </w:rPr>
            </w:pPr>
            <w:r w:rsidRPr="00F23B6D">
              <w:rPr>
                <w:b/>
                <w:bCs/>
                <w:sz w:val="20"/>
              </w:rPr>
              <w:t>Description</w:t>
            </w:r>
          </w:p>
        </w:tc>
        <w:tc>
          <w:tcPr>
            <w:tcW w:w="851" w:type="dxa"/>
            <w:tcBorders>
              <w:left w:val="dashed" w:sz="4" w:space="0" w:color="auto"/>
              <w:bottom w:val="single" w:sz="4" w:space="0" w:color="auto"/>
            </w:tcBorders>
          </w:tcPr>
          <w:p w14:paraId="6235874D" w14:textId="23341BB4" w:rsidR="002D5F50" w:rsidRPr="00F23B6D" w:rsidRDefault="002D5F50" w:rsidP="002D5F50">
            <w:pPr>
              <w:spacing w:before="0" w:after="0" w:line="240" w:lineRule="auto"/>
              <w:ind w:left="0"/>
              <w:jc w:val="left"/>
              <w:rPr>
                <w:b/>
                <w:bCs/>
                <w:sz w:val="20"/>
              </w:rPr>
            </w:pPr>
            <w:r w:rsidRPr="00F23B6D">
              <w:rPr>
                <w:b/>
                <w:bCs/>
                <w:sz w:val="20"/>
              </w:rPr>
              <w:t>Code</w:t>
            </w:r>
          </w:p>
        </w:tc>
        <w:tc>
          <w:tcPr>
            <w:tcW w:w="4336" w:type="dxa"/>
            <w:tcBorders>
              <w:bottom w:val="single" w:sz="4" w:space="0" w:color="auto"/>
              <w:right w:val="single" w:sz="4" w:space="0" w:color="auto"/>
            </w:tcBorders>
          </w:tcPr>
          <w:p w14:paraId="0C554D05" w14:textId="23D03D97" w:rsidR="002D5F50" w:rsidRPr="00F23B6D" w:rsidRDefault="002D5F50" w:rsidP="002D5F50">
            <w:pPr>
              <w:spacing w:before="0" w:after="0" w:line="240" w:lineRule="auto"/>
              <w:ind w:left="0"/>
              <w:jc w:val="left"/>
              <w:rPr>
                <w:b/>
                <w:bCs/>
                <w:sz w:val="20"/>
              </w:rPr>
            </w:pPr>
            <w:r w:rsidRPr="00F23B6D">
              <w:rPr>
                <w:b/>
                <w:bCs/>
                <w:sz w:val="20"/>
              </w:rPr>
              <w:t>Description</w:t>
            </w:r>
          </w:p>
        </w:tc>
      </w:tr>
      <w:tr w:rsidR="00771CEC" w:rsidRPr="0074564F" w14:paraId="5BED06D4" w14:textId="44905CA7" w:rsidTr="00844631">
        <w:trPr>
          <w:trHeight w:val="43"/>
        </w:trPr>
        <w:tc>
          <w:tcPr>
            <w:tcW w:w="706" w:type="dxa"/>
            <w:tcBorders>
              <w:top w:val="single" w:sz="4" w:space="0" w:color="auto"/>
              <w:left w:val="single" w:sz="4" w:space="0" w:color="auto"/>
            </w:tcBorders>
          </w:tcPr>
          <w:p w14:paraId="0D9B4C42" w14:textId="62DA643C" w:rsidR="00771CEC" w:rsidRPr="0074564F" w:rsidRDefault="00771CEC" w:rsidP="00771CEC">
            <w:pPr>
              <w:spacing w:before="0" w:after="0" w:line="240" w:lineRule="auto"/>
              <w:ind w:left="0"/>
              <w:jc w:val="left"/>
              <w:rPr>
                <w:sz w:val="20"/>
              </w:rPr>
            </w:pPr>
            <w:r w:rsidRPr="0074564F">
              <w:rPr>
                <w:sz w:val="20"/>
              </w:rPr>
              <w:t>G43</w:t>
            </w:r>
          </w:p>
        </w:tc>
        <w:tc>
          <w:tcPr>
            <w:tcW w:w="3740" w:type="dxa"/>
            <w:tcBorders>
              <w:top w:val="single" w:sz="4" w:space="0" w:color="auto"/>
              <w:right w:val="dashed" w:sz="4" w:space="0" w:color="auto"/>
            </w:tcBorders>
          </w:tcPr>
          <w:p w14:paraId="19C94596" w14:textId="6F444FAD" w:rsidR="00771CEC" w:rsidRPr="0074564F" w:rsidRDefault="00771CEC" w:rsidP="00771CEC">
            <w:pPr>
              <w:spacing w:before="0" w:after="0" w:line="240" w:lineRule="auto"/>
              <w:ind w:left="0"/>
              <w:jc w:val="left"/>
              <w:rPr>
                <w:sz w:val="20"/>
              </w:rPr>
            </w:pPr>
            <w:r w:rsidRPr="0074564F">
              <w:rPr>
                <w:sz w:val="20"/>
              </w:rPr>
              <w:t>Migraine</w:t>
            </w:r>
          </w:p>
        </w:tc>
        <w:tc>
          <w:tcPr>
            <w:tcW w:w="851" w:type="dxa"/>
            <w:tcBorders>
              <w:top w:val="single" w:sz="4" w:space="0" w:color="auto"/>
              <w:left w:val="dashed" w:sz="4" w:space="0" w:color="auto"/>
            </w:tcBorders>
          </w:tcPr>
          <w:p w14:paraId="12100D6D" w14:textId="7C5F093A" w:rsidR="00771CEC" w:rsidRPr="0074564F" w:rsidRDefault="00D94B53" w:rsidP="00771CEC">
            <w:pPr>
              <w:spacing w:before="0" w:after="0" w:line="240" w:lineRule="auto"/>
              <w:ind w:left="0"/>
              <w:jc w:val="left"/>
              <w:rPr>
                <w:sz w:val="20"/>
              </w:rPr>
            </w:pPr>
            <w:r w:rsidRPr="00D94B53">
              <w:rPr>
                <w:sz w:val="20"/>
                <w:highlight w:val="yellow"/>
              </w:rPr>
              <w:t>…</w:t>
            </w:r>
          </w:p>
        </w:tc>
        <w:tc>
          <w:tcPr>
            <w:tcW w:w="4336" w:type="dxa"/>
            <w:tcBorders>
              <w:top w:val="single" w:sz="4" w:space="0" w:color="auto"/>
              <w:right w:val="single" w:sz="4" w:space="0" w:color="auto"/>
            </w:tcBorders>
          </w:tcPr>
          <w:p w14:paraId="713F4144" w14:textId="06D79D2E" w:rsidR="00771CEC" w:rsidRPr="0074564F" w:rsidRDefault="00771CEC" w:rsidP="00771CEC">
            <w:pPr>
              <w:spacing w:before="0" w:after="0" w:line="240" w:lineRule="auto"/>
              <w:ind w:left="0"/>
              <w:jc w:val="left"/>
              <w:rPr>
                <w:sz w:val="20"/>
              </w:rPr>
            </w:pPr>
          </w:p>
        </w:tc>
      </w:tr>
      <w:tr w:rsidR="00771CEC" w:rsidRPr="00771CEC" w14:paraId="6EC47932" w14:textId="389E4BBA" w:rsidTr="00844631">
        <w:trPr>
          <w:trHeight w:val="139"/>
        </w:trPr>
        <w:tc>
          <w:tcPr>
            <w:tcW w:w="706" w:type="dxa"/>
            <w:tcBorders>
              <w:left w:val="single" w:sz="4" w:space="0" w:color="auto"/>
            </w:tcBorders>
          </w:tcPr>
          <w:p w14:paraId="6CEFB563" w14:textId="481644B9" w:rsidR="00771CEC" w:rsidRPr="0074564F" w:rsidRDefault="00771CEC" w:rsidP="00771CEC">
            <w:pPr>
              <w:spacing w:before="0" w:after="0" w:line="240" w:lineRule="auto"/>
              <w:ind w:left="0"/>
              <w:jc w:val="left"/>
              <w:rPr>
                <w:sz w:val="20"/>
              </w:rPr>
            </w:pPr>
            <w:r w:rsidRPr="0074564F">
              <w:rPr>
                <w:sz w:val="20"/>
              </w:rPr>
              <w:t xml:space="preserve">   G43.0</w:t>
            </w:r>
          </w:p>
        </w:tc>
        <w:tc>
          <w:tcPr>
            <w:tcW w:w="3740" w:type="dxa"/>
            <w:tcBorders>
              <w:right w:val="dashed" w:sz="4" w:space="0" w:color="auto"/>
            </w:tcBorders>
          </w:tcPr>
          <w:p w14:paraId="430E8EDA" w14:textId="38E5A74A" w:rsidR="00771CEC" w:rsidRPr="0074564F" w:rsidRDefault="00771CEC" w:rsidP="00771CEC">
            <w:pPr>
              <w:spacing w:before="0" w:after="0" w:line="240" w:lineRule="auto"/>
              <w:ind w:left="0"/>
              <w:jc w:val="left"/>
              <w:rPr>
                <w:sz w:val="20"/>
              </w:rPr>
            </w:pPr>
            <w:r w:rsidRPr="00F850B3">
              <w:rPr>
                <w:sz w:val="20"/>
              </w:rPr>
              <w:t>Migraine without aura</w:t>
            </w:r>
          </w:p>
        </w:tc>
        <w:tc>
          <w:tcPr>
            <w:tcW w:w="851" w:type="dxa"/>
            <w:tcBorders>
              <w:left w:val="dashed" w:sz="4" w:space="0" w:color="auto"/>
            </w:tcBorders>
          </w:tcPr>
          <w:p w14:paraId="50263652" w14:textId="3445BAA7" w:rsidR="00771CEC" w:rsidRPr="00F850B3" w:rsidRDefault="00771CEC" w:rsidP="00771CEC">
            <w:pPr>
              <w:spacing w:before="0" w:after="0" w:line="240" w:lineRule="auto"/>
              <w:ind w:left="0"/>
              <w:jc w:val="left"/>
              <w:rPr>
                <w:sz w:val="20"/>
              </w:rPr>
            </w:pPr>
          </w:p>
        </w:tc>
        <w:tc>
          <w:tcPr>
            <w:tcW w:w="4336" w:type="dxa"/>
            <w:tcBorders>
              <w:right w:val="single" w:sz="4" w:space="0" w:color="auto"/>
            </w:tcBorders>
          </w:tcPr>
          <w:p w14:paraId="2BCBE1A2" w14:textId="0C97BD4C" w:rsidR="00771CEC" w:rsidRPr="00771CEC" w:rsidRDefault="00771CEC" w:rsidP="00771CEC">
            <w:pPr>
              <w:spacing w:before="0" w:after="0" w:line="240" w:lineRule="auto"/>
              <w:ind w:left="0"/>
              <w:jc w:val="left"/>
              <w:rPr>
                <w:sz w:val="20"/>
              </w:rPr>
            </w:pPr>
          </w:p>
        </w:tc>
      </w:tr>
      <w:tr w:rsidR="00771CEC" w:rsidRPr="00771CEC" w14:paraId="164C8DCD" w14:textId="4B26E002" w:rsidTr="00844631">
        <w:trPr>
          <w:trHeight w:val="139"/>
        </w:trPr>
        <w:tc>
          <w:tcPr>
            <w:tcW w:w="706" w:type="dxa"/>
            <w:tcBorders>
              <w:left w:val="single" w:sz="4" w:space="0" w:color="auto"/>
            </w:tcBorders>
          </w:tcPr>
          <w:p w14:paraId="026A6A4E" w14:textId="26210B12" w:rsidR="00771CEC" w:rsidRPr="0074564F" w:rsidRDefault="00771CEC" w:rsidP="00771CEC">
            <w:pPr>
              <w:spacing w:before="0" w:after="0" w:line="240" w:lineRule="auto"/>
              <w:ind w:left="0"/>
              <w:jc w:val="left"/>
              <w:rPr>
                <w:sz w:val="20"/>
              </w:rPr>
            </w:pPr>
            <w:r w:rsidRPr="00771CEC">
              <w:rPr>
                <w:sz w:val="20"/>
              </w:rPr>
              <w:t xml:space="preserve">   </w:t>
            </w:r>
            <w:r w:rsidRPr="0074564F">
              <w:rPr>
                <w:sz w:val="20"/>
              </w:rPr>
              <w:t>G43.1</w:t>
            </w:r>
          </w:p>
        </w:tc>
        <w:tc>
          <w:tcPr>
            <w:tcW w:w="3740" w:type="dxa"/>
            <w:tcBorders>
              <w:right w:val="dashed" w:sz="4" w:space="0" w:color="auto"/>
            </w:tcBorders>
          </w:tcPr>
          <w:p w14:paraId="477CDE9E" w14:textId="73190E4B" w:rsidR="00771CEC" w:rsidRPr="0074564F" w:rsidRDefault="00771CEC" w:rsidP="00771CEC">
            <w:pPr>
              <w:spacing w:before="0" w:after="0" w:line="240" w:lineRule="auto"/>
              <w:ind w:left="0"/>
              <w:jc w:val="left"/>
              <w:rPr>
                <w:sz w:val="20"/>
              </w:rPr>
            </w:pPr>
            <w:r w:rsidRPr="00F850B3">
              <w:rPr>
                <w:sz w:val="20"/>
              </w:rPr>
              <w:t>Migraine with aura</w:t>
            </w:r>
          </w:p>
        </w:tc>
        <w:tc>
          <w:tcPr>
            <w:tcW w:w="851" w:type="dxa"/>
            <w:tcBorders>
              <w:left w:val="dashed" w:sz="4" w:space="0" w:color="auto"/>
            </w:tcBorders>
          </w:tcPr>
          <w:p w14:paraId="65FD43D7" w14:textId="62E19F13" w:rsidR="00771CEC" w:rsidRPr="00F850B3" w:rsidRDefault="00771CEC" w:rsidP="00771CEC">
            <w:pPr>
              <w:spacing w:before="0" w:after="0" w:line="240" w:lineRule="auto"/>
              <w:ind w:left="0"/>
              <w:jc w:val="left"/>
              <w:rPr>
                <w:sz w:val="20"/>
              </w:rPr>
            </w:pPr>
          </w:p>
        </w:tc>
        <w:tc>
          <w:tcPr>
            <w:tcW w:w="4336" w:type="dxa"/>
            <w:tcBorders>
              <w:right w:val="single" w:sz="4" w:space="0" w:color="auto"/>
            </w:tcBorders>
          </w:tcPr>
          <w:p w14:paraId="2D6C9B3F" w14:textId="7216770A" w:rsidR="00771CEC" w:rsidRPr="00771CEC" w:rsidRDefault="00771CEC" w:rsidP="00771CEC">
            <w:pPr>
              <w:spacing w:before="0" w:after="0" w:line="240" w:lineRule="auto"/>
              <w:ind w:left="0"/>
              <w:jc w:val="left"/>
              <w:rPr>
                <w:sz w:val="20"/>
              </w:rPr>
            </w:pPr>
          </w:p>
        </w:tc>
      </w:tr>
      <w:tr w:rsidR="00771CEC" w:rsidRPr="0074564F" w14:paraId="2FDC6CD8" w14:textId="46369C65" w:rsidTr="00844631">
        <w:trPr>
          <w:trHeight w:val="187"/>
        </w:trPr>
        <w:tc>
          <w:tcPr>
            <w:tcW w:w="706" w:type="dxa"/>
            <w:tcBorders>
              <w:left w:val="single" w:sz="4" w:space="0" w:color="auto"/>
            </w:tcBorders>
          </w:tcPr>
          <w:p w14:paraId="11E8B104" w14:textId="38900434" w:rsidR="00771CEC" w:rsidRPr="0074564F" w:rsidRDefault="00771CEC" w:rsidP="00771CEC">
            <w:pPr>
              <w:spacing w:before="0" w:after="0" w:line="240" w:lineRule="auto"/>
              <w:ind w:left="0"/>
              <w:jc w:val="left"/>
              <w:rPr>
                <w:sz w:val="20"/>
              </w:rPr>
            </w:pPr>
            <w:r w:rsidRPr="00771CEC">
              <w:rPr>
                <w:sz w:val="20"/>
              </w:rPr>
              <w:t xml:space="preserve">   </w:t>
            </w:r>
            <w:r w:rsidRPr="0074564F">
              <w:rPr>
                <w:sz w:val="20"/>
              </w:rPr>
              <w:t>G43.4</w:t>
            </w:r>
          </w:p>
        </w:tc>
        <w:tc>
          <w:tcPr>
            <w:tcW w:w="3740" w:type="dxa"/>
            <w:tcBorders>
              <w:right w:val="dashed" w:sz="4" w:space="0" w:color="auto"/>
            </w:tcBorders>
          </w:tcPr>
          <w:p w14:paraId="26DB9B21" w14:textId="47FFF55E" w:rsidR="00771CEC" w:rsidRPr="0074564F" w:rsidRDefault="00771CEC" w:rsidP="00771CEC">
            <w:pPr>
              <w:spacing w:before="0" w:after="0" w:line="240" w:lineRule="auto"/>
              <w:ind w:left="0"/>
              <w:jc w:val="left"/>
              <w:rPr>
                <w:sz w:val="20"/>
              </w:rPr>
            </w:pPr>
            <w:r w:rsidRPr="00F850B3">
              <w:rPr>
                <w:sz w:val="20"/>
              </w:rPr>
              <w:t>Hemiplegic migraine</w:t>
            </w:r>
          </w:p>
        </w:tc>
        <w:tc>
          <w:tcPr>
            <w:tcW w:w="851" w:type="dxa"/>
            <w:tcBorders>
              <w:left w:val="dashed" w:sz="4" w:space="0" w:color="auto"/>
            </w:tcBorders>
          </w:tcPr>
          <w:p w14:paraId="397E7F42" w14:textId="1AC64C37" w:rsidR="00771CEC" w:rsidRPr="00F850B3" w:rsidRDefault="00771CEC" w:rsidP="00771CEC">
            <w:pPr>
              <w:spacing w:before="0" w:after="0" w:line="240" w:lineRule="auto"/>
              <w:ind w:left="0"/>
              <w:jc w:val="left"/>
              <w:rPr>
                <w:sz w:val="20"/>
              </w:rPr>
            </w:pPr>
          </w:p>
        </w:tc>
        <w:tc>
          <w:tcPr>
            <w:tcW w:w="4336" w:type="dxa"/>
            <w:tcBorders>
              <w:right w:val="single" w:sz="4" w:space="0" w:color="auto"/>
            </w:tcBorders>
          </w:tcPr>
          <w:p w14:paraId="381AB3EC" w14:textId="04A07572" w:rsidR="00771CEC" w:rsidRPr="00F850B3" w:rsidRDefault="00771CEC" w:rsidP="00771CEC">
            <w:pPr>
              <w:spacing w:before="0" w:after="0" w:line="240" w:lineRule="auto"/>
              <w:ind w:left="0"/>
              <w:jc w:val="left"/>
              <w:rPr>
                <w:sz w:val="20"/>
              </w:rPr>
            </w:pPr>
          </w:p>
        </w:tc>
      </w:tr>
      <w:tr w:rsidR="00771CEC" w:rsidRPr="0074564F" w14:paraId="10FC112F" w14:textId="7FC46526" w:rsidTr="00844631">
        <w:trPr>
          <w:trHeight w:val="187"/>
        </w:trPr>
        <w:tc>
          <w:tcPr>
            <w:tcW w:w="706" w:type="dxa"/>
            <w:tcBorders>
              <w:left w:val="single" w:sz="4" w:space="0" w:color="auto"/>
            </w:tcBorders>
          </w:tcPr>
          <w:p w14:paraId="364872F6" w14:textId="4EFDE997" w:rsidR="00771CEC" w:rsidRPr="0074564F" w:rsidRDefault="00771CEC" w:rsidP="00771CEC">
            <w:pPr>
              <w:spacing w:before="0" w:after="0" w:line="240" w:lineRule="auto"/>
              <w:ind w:left="0"/>
              <w:jc w:val="left"/>
              <w:rPr>
                <w:sz w:val="20"/>
              </w:rPr>
            </w:pPr>
            <w:r w:rsidRPr="0074564F">
              <w:rPr>
                <w:sz w:val="20"/>
              </w:rPr>
              <w:t xml:space="preserve">   G43.5</w:t>
            </w:r>
          </w:p>
        </w:tc>
        <w:tc>
          <w:tcPr>
            <w:tcW w:w="3740" w:type="dxa"/>
            <w:tcBorders>
              <w:right w:val="dashed" w:sz="4" w:space="0" w:color="auto"/>
            </w:tcBorders>
          </w:tcPr>
          <w:p w14:paraId="146F0EB4" w14:textId="16FF763D" w:rsidR="00771CEC" w:rsidRPr="0074564F" w:rsidRDefault="00771CEC" w:rsidP="00771CEC">
            <w:pPr>
              <w:spacing w:before="0" w:after="0" w:line="240" w:lineRule="auto"/>
              <w:ind w:left="0"/>
              <w:jc w:val="left"/>
              <w:rPr>
                <w:sz w:val="20"/>
              </w:rPr>
            </w:pPr>
            <w:r w:rsidRPr="00F850B3">
              <w:rPr>
                <w:sz w:val="20"/>
              </w:rPr>
              <w:t>Persistent migraine aura without cerebral infarction</w:t>
            </w:r>
          </w:p>
        </w:tc>
        <w:tc>
          <w:tcPr>
            <w:tcW w:w="851" w:type="dxa"/>
            <w:tcBorders>
              <w:left w:val="dashed" w:sz="4" w:space="0" w:color="auto"/>
            </w:tcBorders>
          </w:tcPr>
          <w:p w14:paraId="23BD287F" w14:textId="2FB4B780" w:rsidR="00771CEC" w:rsidRPr="00F850B3" w:rsidRDefault="00771CEC" w:rsidP="00771CEC">
            <w:pPr>
              <w:spacing w:before="0" w:after="0" w:line="240" w:lineRule="auto"/>
              <w:ind w:left="0"/>
              <w:jc w:val="left"/>
              <w:rPr>
                <w:sz w:val="20"/>
              </w:rPr>
            </w:pPr>
          </w:p>
        </w:tc>
        <w:tc>
          <w:tcPr>
            <w:tcW w:w="4336" w:type="dxa"/>
            <w:tcBorders>
              <w:right w:val="single" w:sz="4" w:space="0" w:color="auto"/>
            </w:tcBorders>
          </w:tcPr>
          <w:p w14:paraId="2C695DC3" w14:textId="44669D7E" w:rsidR="00771CEC" w:rsidRPr="00F850B3" w:rsidRDefault="00771CEC" w:rsidP="00771CEC">
            <w:pPr>
              <w:spacing w:before="0" w:after="0" w:line="240" w:lineRule="auto"/>
              <w:ind w:left="0"/>
              <w:jc w:val="left"/>
              <w:rPr>
                <w:sz w:val="20"/>
              </w:rPr>
            </w:pPr>
          </w:p>
        </w:tc>
      </w:tr>
      <w:tr w:rsidR="00771CEC" w:rsidRPr="0074564F" w14:paraId="30951EE6" w14:textId="43A43656" w:rsidTr="00844631">
        <w:trPr>
          <w:trHeight w:val="184"/>
        </w:trPr>
        <w:tc>
          <w:tcPr>
            <w:tcW w:w="706" w:type="dxa"/>
            <w:tcBorders>
              <w:left w:val="single" w:sz="4" w:space="0" w:color="auto"/>
            </w:tcBorders>
          </w:tcPr>
          <w:p w14:paraId="312BF046" w14:textId="09D32B0C" w:rsidR="00771CEC" w:rsidRPr="0074564F" w:rsidRDefault="00771CEC" w:rsidP="00771CEC">
            <w:pPr>
              <w:spacing w:before="0" w:after="0" w:line="240" w:lineRule="auto"/>
              <w:ind w:left="0"/>
              <w:jc w:val="left"/>
              <w:rPr>
                <w:sz w:val="20"/>
              </w:rPr>
            </w:pPr>
            <w:r w:rsidRPr="0074564F">
              <w:rPr>
                <w:sz w:val="20"/>
              </w:rPr>
              <w:t xml:space="preserve">   G43.6</w:t>
            </w:r>
          </w:p>
        </w:tc>
        <w:tc>
          <w:tcPr>
            <w:tcW w:w="3740" w:type="dxa"/>
            <w:tcBorders>
              <w:right w:val="dashed" w:sz="4" w:space="0" w:color="auto"/>
            </w:tcBorders>
          </w:tcPr>
          <w:p w14:paraId="7DAD69BE" w14:textId="25F532E3" w:rsidR="00771CEC" w:rsidRPr="0074564F" w:rsidRDefault="00771CEC" w:rsidP="00771CEC">
            <w:pPr>
              <w:spacing w:before="0" w:after="0" w:line="240" w:lineRule="auto"/>
              <w:ind w:left="0"/>
              <w:jc w:val="left"/>
              <w:rPr>
                <w:sz w:val="20"/>
              </w:rPr>
            </w:pPr>
            <w:r w:rsidRPr="00F850B3">
              <w:rPr>
                <w:sz w:val="20"/>
              </w:rPr>
              <w:t>Persistent migraine aura with cerebral infarction</w:t>
            </w:r>
          </w:p>
        </w:tc>
        <w:tc>
          <w:tcPr>
            <w:tcW w:w="851" w:type="dxa"/>
            <w:tcBorders>
              <w:left w:val="dashed" w:sz="4" w:space="0" w:color="auto"/>
            </w:tcBorders>
          </w:tcPr>
          <w:p w14:paraId="2FD5D13E" w14:textId="1FEB7248" w:rsidR="00771CEC" w:rsidRPr="00F850B3" w:rsidRDefault="00771CEC" w:rsidP="00771CEC">
            <w:pPr>
              <w:spacing w:before="0" w:after="0" w:line="240" w:lineRule="auto"/>
              <w:ind w:left="0"/>
              <w:jc w:val="left"/>
              <w:rPr>
                <w:sz w:val="20"/>
              </w:rPr>
            </w:pPr>
          </w:p>
        </w:tc>
        <w:tc>
          <w:tcPr>
            <w:tcW w:w="4336" w:type="dxa"/>
            <w:tcBorders>
              <w:right w:val="single" w:sz="4" w:space="0" w:color="auto"/>
            </w:tcBorders>
          </w:tcPr>
          <w:p w14:paraId="0DC55DB5" w14:textId="42F08357" w:rsidR="00771CEC" w:rsidRPr="00F850B3" w:rsidRDefault="00771CEC" w:rsidP="00771CEC">
            <w:pPr>
              <w:spacing w:before="0" w:after="0" w:line="240" w:lineRule="auto"/>
              <w:ind w:left="0"/>
              <w:jc w:val="left"/>
              <w:rPr>
                <w:sz w:val="20"/>
              </w:rPr>
            </w:pPr>
          </w:p>
        </w:tc>
      </w:tr>
      <w:tr w:rsidR="00771CEC" w:rsidRPr="0074564F" w14:paraId="30A83FE8" w14:textId="4BEE621B" w:rsidTr="00844631">
        <w:trPr>
          <w:trHeight w:val="94"/>
        </w:trPr>
        <w:tc>
          <w:tcPr>
            <w:tcW w:w="706" w:type="dxa"/>
            <w:tcBorders>
              <w:left w:val="single" w:sz="4" w:space="0" w:color="auto"/>
            </w:tcBorders>
          </w:tcPr>
          <w:p w14:paraId="575F0B36" w14:textId="49DFF684" w:rsidR="00771CEC" w:rsidRPr="0074564F" w:rsidRDefault="00771CEC" w:rsidP="00771CEC">
            <w:pPr>
              <w:spacing w:before="0" w:after="0" w:line="240" w:lineRule="auto"/>
              <w:ind w:left="0"/>
              <w:jc w:val="left"/>
              <w:rPr>
                <w:sz w:val="20"/>
              </w:rPr>
            </w:pPr>
            <w:r w:rsidRPr="0074564F">
              <w:rPr>
                <w:sz w:val="20"/>
              </w:rPr>
              <w:t xml:space="preserve">   G43.7</w:t>
            </w:r>
          </w:p>
        </w:tc>
        <w:tc>
          <w:tcPr>
            <w:tcW w:w="3740" w:type="dxa"/>
            <w:tcBorders>
              <w:right w:val="dashed" w:sz="4" w:space="0" w:color="auto"/>
            </w:tcBorders>
          </w:tcPr>
          <w:p w14:paraId="743E0522" w14:textId="3BF59D71" w:rsidR="00771CEC" w:rsidRPr="0074564F" w:rsidRDefault="00771CEC" w:rsidP="00771CEC">
            <w:pPr>
              <w:spacing w:before="0" w:after="0" w:line="240" w:lineRule="auto"/>
              <w:ind w:left="0"/>
              <w:jc w:val="left"/>
              <w:rPr>
                <w:sz w:val="20"/>
              </w:rPr>
            </w:pPr>
            <w:r w:rsidRPr="00E06F2B">
              <w:rPr>
                <w:sz w:val="20"/>
              </w:rPr>
              <w:t>Chronic migraine without aura</w:t>
            </w:r>
          </w:p>
        </w:tc>
        <w:tc>
          <w:tcPr>
            <w:tcW w:w="851" w:type="dxa"/>
            <w:tcBorders>
              <w:left w:val="dashed" w:sz="4" w:space="0" w:color="auto"/>
            </w:tcBorders>
          </w:tcPr>
          <w:p w14:paraId="2DFA09D4" w14:textId="6030C44C" w:rsidR="00771CEC" w:rsidRPr="00E06F2B" w:rsidRDefault="00771CEC" w:rsidP="00771CEC">
            <w:pPr>
              <w:spacing w:before="0" w:after="0" w:line="240" w:lineRule="auto"/>
              <w:ind w:left="0"/>
              <w:jc w:val="left"/>
              <w:rPr>
                <w:sz w:val="20"/>
              </w:rPr>
            </w:pPr>
          </w:p>
        </w:tc>
        <w:tc>
          <w:tcPr>
            <w:tcW w:w="4336" w:type="dxa"/>
            <w:tcBorders>
              <w:right w:val="single" w:sz="4" w:space="0" w:color="auto"/>
            </w:tcBorders>
          </w:tcPr>
          <w:p w14:paraId="13368FC3" w14:textId="268BE72F" w:rsidR="00771CEC" w:rsidRPr="00E06F2B" w:rsidRDefault="00771CEC" w:rsidP="00771CEC">
            <w:pPr>
              <w:spacing w:before="0" w:after="0" w:line="240" w:lineRule="auto"/>
              <w:ind w:left="0"/>
              <w:jc w:val="left"/>
              <w:rPr>
                <w:sz w:val="20"/>
              </w:rPr>
            </w:pPr>
          </w:p>
        </w:tc>
      </w:tr>
      <w:tr w:rsidR="003E7C4C" w:rsidRPr="0074564F" w14:paraId="2CD96E6E" w14:textId="0CE0C571" w:rsidTr="00844631">
        <w:trPr>
          <w:trHeight w:val="43"/>
        </w:trPr>
        <w:tc>
          <w:tcPr>
            <w:tcW w:w="706" w:type="dxa"/>
            <w:tcBorders>
              <w:left w:val="single" w:sz="4" w:space="0" w:color="auto"/>
            </w:tcBorders>
          </w:tcPr>
          <w:p w14:paraId="49AAAA35" w14:textId="2A78A1AC" w:rsidR="003E7C4C" w:rsidRPr="0074564F" w:rsidRDefault="003E7C4C" w:rsidP="00F23B6D">
            <w:pPr>
              <w:spacing w:before="0" w:after="0" w:line="240" w:lineRule="auto"/>
              <w:ind w:left="0"/>
              <w:jc w:val="left"/>
              <w:rPr>
                <w:sz w:val="20"/>
              </w:rPr>
            </w:pPr>
            <w:r w:rsidRPr="0074564F">
              <w:rPr>
                <w:sz w:val="20"/>
              </w:rPr>
              <w:t xml:space="preserve">   G43.A</w:t>
            </w:r>
          </w:p>
        </w:tc>
        <w:tc>
          <w:tcPr>
            <w:tcW w:w="3740" w:type="dxa"/>
            <w:tcBorders>
              <w:right w:val="dashed" w:sz="4" w:space="0" w:color="auto"/>
            </w:tcBorders>
          </w:tcPr>
          <w:p w14:paraId="33508E98" w14:textId="68B4D7E6" w:rsidR="003E7C4C" w:rsidRPr="0074564F" w:rsidRDefault="003E7C4C" w:rsidP="00F23B6D">
            <w:pPr>
              <w:spacing w:before="0" w:after="0" w:line="240" w:lineRule="auto"/>
              <w:ind w:left="0"/>
              <w:jc w:val="left"/>
              <w:rPr>
                <w:sz w:val="20"/>
              </w:rPr>
            </w:pPr>
            <w:r w:rsidRPr="00E06F2B">
              <w:rPr>
                <w:sz w:val="20"/>
              </w:rPr>
              <w:t>Cyclical vomiting</w:t>
            </w:r>
          </w:p>
        </w:tc>
        <w:tc>
          <w:tcPr>
            <w:tcW w:w="851" w:type="dxa"/>
            <w:tcBorders>
              <w:left w:val="dashed" w:sz="4" w:space="0" w:color="auto"/>
            </w:tcBorders>
          </w:tcPr>
          <w:p w14:paraId="6AF762EE" w14:textId="77777777" w:rsidR="003E7C4C" w:rsidRPr="00E06F2B" w:rsidRDefault="003E7C4C" w:rsidP="00F23B6D">
            <w:pPr>
              <w:spacing w:before="0" w:after="0" w:line="240" w:lineRule="auto"/>
              <w:ind w:left="0"/>
              <w:jc w:val="left"/>
              <w:rPr>
                <w:sz w:val="20"/>
              </w:rPr>
            </w:pPr>
          </w:p>
        </w:tc>
        <w:tc>
          <w:tcPr>
            <w:tcW w:w="4336" w:type="dxa"/>
            <w:tcBorders>
              <w:right w:val="single" w:sz="4" w:space="0" w:color="auto"/>
            </w:tcBorders>
          </w:tcPr>
          <w:p w14:paraId="26032F8F" w14:textId="77777777" w:rsidR="003E7C4C" w:rsidRPr="00E06F2B" w:rsidRDefault="003E7C4C" w:rsidP="00F23B6D">
            <w:pPr>
              <w:spacing w:before="0" w:after="0" w:line="240" w:lineRule="auto"/>
              <w:ind w:left="0"/>
              <w:jc w:val="left"/>
              <w:rPr>
                <w:sz w:val="20"/>
              </w:rPr>
            </w:pPr>
          </w:p>
        </w:tc>
      </w:tr>
      <w:tr w:rsidR="003E7C4C" w:rsidRPr="0074564F" w14:paraId="2D213FA5" w14:textId="31F71A7E" w:rsidTr="00844631">
        <w:trPr>
          <w:trHeight w:val="92"/>
        </w:trPr>
        <w:tc>
          <w:tcPr>
            <w:tcW w:w="706" w:type="dxa"/>
            <w:tcBorders>
              <w:left w:val="single" w:sz="4" w:space="0" w:color="auto"/>
            </w:tcBorders>
          </w:tcPr>
          <w:p w14:paraId="0D4DB05D" w14:textId="404D96B8" w:rsidR="003E7C4C" w:rsidRPr="0074564F" w:rsidRDefault="003E7C4C" w:rsidP="00F23B6D">
            <w:pPr>
              <w:spacing w:before="0" w:after="0" w:line="240" w:lineRule="auto"/>
              <w:ind w:left="0"/>
              <w:jc w:val="left"/>
              <w:rPr>
                <w:sz w:val="20"/>
              </w:rPr>
            </w:pPr>
            <w:r w:rsidRPr="0074564F">
              <w:rPr>
                <w:sz w:val="20"/>
              </w:rPr>
              <w:t xml:space="preserve">   G43.B</w:t>
            </w:r>
          </w:p>
        </w:tc>
        <w:tc>
          <w:tcPr>
            <w:tcW w:w="3740" w:type="dxa"/>
            <w:tcBorders>
              <w:right w:val="dashed" w:sz="4" w:space="0" w:color="auto"/>
            </w:tcBorders>
          </w:tcPr>
          <w:p w14:paraId="78739488" w14:textId="0B87E6B5" w:rsidR="003E7C4C" w:rsidRPr="0074564F" w:rsidRDefault="003E7C4C" w:rsidP="00F23B6D">
            <w:pPr>
              <w:spacing w:before="0" w:after="0" w:line="240" w:lineRule="auto"/>
              <w:ind w:left="0"/>
              <w:jc w:val="left"/>
              <w:rPr>
                <w:sz w:val="20"/>
              </w:rPr>
            </w:pPr>
            <w:r w:rsidRPr="00E06F2B">
              <w:rPr>
                <w:sz w:val="20"/>
              </w:rPr>
              <w:t>Ophthalmoplegic migraine</w:t>
            </w:r>
          </w:p>
        </w:tc>
        <w:tc>
          <w:tcPr>
            <w:tcW w:w="851" w:type="dxa"/>
            <w:tcBorders>
              <w:left w:val="dashed" w:sz="4" w:space="0" w:color="auto"/>
            </w:tcBorders>
          </w:tcPr>
          <w:p w14:paraId="2824D9AC" w14:textId="77777777" w:rsidR="003E7C4C" w:rsidRPr="00E06F2B" w:rsidRDefault="003E7C4C" w:rsidP="00F23B6D">
            <w:pPr>
              <w:spacing w:before="0" w:after="0" w:line="240" w:lineRule="auto"/>
              <w:ind w:left="0"/>
              <w:jc w:val="left"/>
              <w:rPr>
                <w:sz w:val="20"/>
              </w:rPr>
            </w:pPr>
          </w:p>
        </w:tc>
        <w:tc>
          <w:tcPr>
            <w:tcW w:w="4336" w:type="dxa"/>
            <w:tcBorders>
              <w:right w:val="single" w:sz="4" w:space="0" w:color="auto"/>
            </w:tcBorders>
          </w:tcPr>
          <w:p w14:paraId="6FC01A5A" w14:textId="77777777" w:rsidR="003E7C4C" w:rsidRPr="00E06F2B" w:rsidRDefault="003E7C4C" w:rsidP="00F23B6D">
            <w:pPr>
              <w:spacing w:before="0" w:after="0" w:line="240" w:lineRule="auto"/>
              <w:ind w:left="0"/>
              <w:jc w:val="left"/>
              <w:rPr>
                <w:sz w:val="20"/>
              </w:rPr>
            </w:pPr>
          </w:p>
        </w:tc>
      </w:tr>
      <w:tr w:rsidR="003E7C4C" w:rsidRPr="0074564F" w14:paraId="5B00D090" w14:textId="4D5E236D" w:rsidTr="00844631">
        <w:trPr>
          <w:trHeight w:val="139"/>
        </w:trPr>
        <w:tc>
          <w:tcPr>
            <w:tcW w:w="706" w:type="dxa"/>
            <w:tcBorders>
              <w:left w:val="single" w:sz="4" w:space="0" w:color="auto"/>
            </w:tcBorders>
          </w:tcPr>
          <w:p w14:paraId="55C5E3C1" w14:textId="3434C357" w:rsidR="003E7C4C" w:rsidRPr="0074564F" w:rsidRDefault="003E7C4C" w:rsidP="00F23B6D">
            <w:pPr>
              <w:spacing w:before="0" w:after="0" w:line="240" w:lineRule="auto"/>
              <w:ind w:left="0"/>
              <w:jc w:val="left"/>
              <w:rPr>
                <w:sz w:val="20"/>
              </w:rPr>
            </w:pPr>
            <w:r w:rsidRPr="0074564F">
              <w:rPr>
                <w:sz w:val="20"/>
              </w:rPr>
              <w:t xml:space="preserve">   G43.C</w:t>
            </w:r>
          </w:p>
        </w:tc>
        <w:tc>
          <w:tcPr>
            <w:tcW w:w="3740" w:type="dxa"/>
            <w:tcBorders>
              <w:right w:val="dashed" w:sz="4" w:space="0" w:color="auto"/>
            </w:tcBorders>
          </w:tcPr>
          <w:p w14:paraId="23BF49D8" w14:textId="32FD9D0C" w:rsidR="003E7C4C" w:rsidRPr="0074564F" w:rsidRDefault="003E7C4C" w:rsidP="00F23B6D">
            <w:pPr>
              <w:spacing w:before="0" w:after="0" w:line="240" w:lineRule="auto"/>
              <w:ind w:left="0"/>
              <w:jc w:val="left"/>
              <w:rPr>
                <w:sz w:val="20"/>
              </w:rPr>
            </w:pPr>
            <w:r w:rsidRPr="008D2347">
              <w:rPr>
                <w:sz w:val="20"/>
              </w:rPr>
              <w:t>Periodic headache syndromes in child or adult</w:t>
            </w:r>
          </w:p>
        </w:tc>
        <w:tc>
          <w:tcPr>
            <w:tcW w:w="851" w:type="dxa"/>
            <w:tcBorders>
              <w:left w:val="dashed" w:sz="4" w:space="0" w:color="auto"/>
            </w:tcBorders>
          </w:tcPr>
          <w:p w14:paraId="2F4D8C66" w14:textId="77777777" w:rsidR="003E7C4C" w:rsidRPr="008D2347" w:rsidRDefault="003E7C4C" w:rsidP="00F23B6D">
            <w:pPr>
              <w:spacing w:before="0" w:after="0" w:line="240" w:lineRule="auto"/>
              <w:ind w:left="0"/>
              <w:jc w:val="left"/>
              <w:rPr>
                <w:sz w:val="20"/>
              </w:rPr>
            </w:pPr>
          </w:p>
        </w:tc>
        <w:tc>
          <w:tcPr>
            <w:tcW w:w="4336" w:type="dxa"/>
            <w:tcBorders>
              <w:right w:val="single" w:sz="4" w:space="0" w:color="auto"/>
            </w:tcBorders>
          </w:tcPr>
          <w:p w14:paraId="2F81EAEF" w14:textId="77777777" w:rsidR="003E7C4C" w:rsidRPr="008D2347" w:rsidRDefault="003E7C4C" w:rsidP="00F23B6D">
            <w:pPr>
              <w:spacing w:before="0" w:after="0" w:line="240" w:lineRule="auto"/>
              <w:ind w:left="0"/>
              <w:jc w:val="left"/>
              <w:rPr>
                <w:sz w:val="20"/>
              </w:rPr>
            </w:pPr>
          </w:p>
        </w:tc>
      </w:tr>
      <w:tr w:rsidR="003E7C4C" w:rsidRPr="0074564F" w14:paraId="30C7BA9C" w14:textId="33F107F4" w:rsidTr="00844631">
        <w:trPr>
          <w:trHeight w:val="94"/>
        </w:trPr>
        <w:tc>
          <w:tcPr>
            <w:tcW w:w="706" w:type="dxa"/>
            <w:tcBorders>
              <w:left w:val="single" w:sz="4" w:space="0" w:color="auto"/>
            </w:tcBorders>
          </w:tcPr>
          <w:p w14:paraId="26A06D54" w14:textId="50436D13" w:rsidR="003E7C4C" w:rsidRPr="0074564F" w:rsidRDefault="003E7C4C" w:rsidP="00F23B6D">
            <w:pPr>
              <w:spacing w:before="0" w:after="0" w:line="240" w:lineRule="auto"/>
              <w:ind w:left="0"/>
              <w:jc w:val="left"/>
              <w:rPr>
                <w:sz w:val="20"/>
              </w:rPr>
            </w:pPr>
            <w:r w:rsidRPr="0074564F">
              <w:rPr>
                <w:sz w:val="20"/>
              </w:rPr>
              <w:t xml:space="preserve">   G43.D</w:t>
            </w:r>
          </w:p>
        </w:tc>
        <w:tc>
          <w:tcPr>
            <w:tcW w:w="3740" w:type="dxa"/>
            <w:tcBorders>
              <w:right w:val="dashed" w:sz="4" w:space="0" w:color="auto"/>
            </w:tcBorders>
          </w:tcPr>
          <w:p w14:paraId="738EF067" w14:textId="0C68FAD6" w:rsidR="003E7C4C" w:rsidRPr="0074564F" w:rsidRDefault="003E7C4C" w:rsidP="00F23B6D">
            <w:pPr>
              <w:spacing w:before="0" w:after="0" w:line="240" w:lineRule="auto"/>
              <w:ind w:left="0"/>
              <w:jc w:val="left"/>
              <w:rPr>
                <w:sz w:val="20"/>
              </w:rPr>
            </w:pPr>
            <w:r w:rsidRPr="008D2347">
              <w:rPr>
                <w:sz w:val="20"/>
              </w:rPr>
              <w:t>Abdominal migraine</w:t>
            </w:r>
          </w:p>
        </w:tc>
        <w:tc>
          <w:tcPr>
            <w:tcW w:w="851" w:type="dxa"/>
            <w:tcBorders>
              <w:left w:val="dashed" w:sz="4" w:space="0" w:color="auto"/>
            </w:tcBorders>
          </w:tcPr>
          <w:p w14:paraId="1B18A630" w14:textId="77777777" w:rsidR="003E7C4C" w:rsidRPr="008D2347" w:rsidRDefault="003E7C4C" w:rsidP="00F23B6D">
            <w:pPr>
              <w:spacing w:before="0" w:after="0" w:line="240" w:lineRule="auto"/>
              <w:ind w:left="0"/>
              <w:jc w:val="left"/>
              <w:rPr>
                <w:sz w:val="20"/>
              </w:rPr>
            </w:pPr>
          </w:p>
        </w:tc>
        <w:tc>
          <w:tcPr>
            <w:tcW w:w="4336" w:type="dxa"/>
            <w:tcBorders>
              <w:right w:val="single" w:sz="4" w:space="0" w:color="auto"/>
            </w:tcBorders>
          </w:tcPr>
          <w:p w14:paraId="40CAFA47" w14:textId="77777777" w:rsidR="003E7C4C" w:rsidRPr="008D2347" w:rsidRDefault="003E7C4C" w:rsidP="00F23B6D">
            <w:pPr>
              <w:spacing w:before="0" w:after="0" w:line="240" w:lineRule="auto"/>
              <w:ind w:left="0"/>
              <w:jc w:val="left"/>
              <w:rPr>
                <w:sz w:val="20"/>
              </w:rPr>
            </w:pPr>
          </w:p>
        </w:tc>
      </w:tr>
      <w:tr w:rsidR="003E7C4C" w:rsidRPr="0074564F" w14:paraId="2FE11C87" w14:textId="0F21ECBF" w:rsidTr="00844631">
        <w:trPr>
          <w:trHeight w:val="43"/>
        </w:trPr>
        <w:tc>
          <w:tcPr>
            <w:tcW w:w="706" w:type="dxa"/>
            <w:tcBorders>
              <w:left w:val="single" w:sz="4" w:space="0" w:color="auto"/>
            </w:tcBorders>
          </w:tcPr>
          <w:p w14:paraId="0291D211" w14:textId="63BD8DF4" w:rsidR="003E7C4C" w:rsidRPr="0074564F" w:rsidRDefault="003E7C4C" w:rsidP="00F23B6D">
            <w:pPr>
              <w:spacing w:before="0" w:after="0" w:line="240" w:lineRule="auto"/>
              <w:ind w:left="0"/>
              <w:jc w:val="left"/>
              <w:rPr>
                <w:sz w:val="20"/>
              </w:rPr>
            </w:pPr>
            <w:r w:rsidRPr="0074564F">
              <w:rPr>
                <w:sz w:val="20"/>
              </w:rPr>
              <w:t xml:space="preserve">   G43.</w:t>
            </w:r>
            <w:r>
              <w:rPr>
                <w:sz w:val="20"/>
              </w:rPr>
              <w:t>8</w:t>
            </w:r>
          </w:p>
        </w:tc>
        <w:tc>
          <w:tcPr>
            <w:tcW w:w="3740" w:type="dxa"/>
            <w:tcBorders>
              <w:right w:val="dashed" w:sz="4" w:space="0" w:color="auto"/>
            </w:tcBorders>
          </w:tcPr>
          <w:p w14:paraId="2F348DEC" w14:textId="786B2E1C" w:rsidR="003E7C4C" w:rsidRPr="0074564F" w:rsidRDefault="003E7C4C" w:rsidP="00F23B6D">
            <w:pPr>
              <w:spacing w:before="0" w:after="0" w:line="240" w:lineRule="auto"/>
              <w:ind w:left="0"/>
              <w:jc w:val="left"/>
              <w:rPr>
                <w:sz w:val="20"/>
              </w:rPr>
            </w:pPr>
            <w:r w:rsidRPr="008D2347">
              <w:rPr>
                <w:sz w:val="20"/>
              </w:rPr>
              <w:t>Other migraine</w:t>
            </w:r>
          </w:p>
        </w:tc>
        <w:tc>
          <w:tcPr>
            <w:tcW w:w="851" w:type="dxa"/>
            <w:tcBorders>
              <w:left w:val="dashed" w:sz="4" w:space="0" w:color="auto"/>
            </w:tcBorders>
          </w:tcPr>
          <w:p w14:paraId="552329C8" w14:textId="77777777" w:rsidR="003E7C4C" w:rsidRPr="008D2347" w:rsidRDefault="003E7C4C" w:rsidP="00F23B6D">
            <w:pPr>
              <w:spacing w:before="0" w:after="0" w:line="240" w:lineRule="auto"/>
              <w:ind w:left="0"/>
              <w:jc w:val="left"/>
              <w:rPr>
                <w:sz w:val="20"/>
              </w:rPr>
            </w:pPr>
          </w:p>
        </w:tc>
        <w:tc>
          <w:tcPr>
            <w:tcW w:w="4336" w:type="dxa"/>
            <w:tcBorders>
              <w:right w:val="single" w:sz="4" w:space="0" w:color="auto"/>
            </w:tcBorders>
          </w:tcPr>
          <w:p w14:paraId="23840F17" w14:textId="77777777" w:rsidR="003E7C4C" w:rsidRPr="008D2347" w:rsidRDefault="003E7C4C" w:rsidP="00F23B6D">
            <w:pPr>
              <w:spacing w:before="0" w:after="0" w:line="240" w:lineRule="auto"/>
              <w:ind w:left="0"/>
              <w:jc w:val="left"/>
              <w:rPr>
                <w:sz w:val="20"/>
              </w:rPr>
            </w:pPr>
          </w:p>
        </w:tc>
      </w:tr>
      <w:tr w:rsidR="003E7C4C" w:rsidRPr="0074564F" w14:paraId="78553873" w14:textId="596A1E86" w:rsidTr="00844631">
        <w:trPr>
          <w:trHeight w:val="92"/>
        </w:trPr>
        <w:tc>
          <w:tcPr>
            <w:tcW w:w="706" w:type="dxa"/>
            <w:tcBorders>
              <w:left w:val="single" w:sz="4" w:space="0" w:color="auto"/>
            </w:tcBorders>
          </w:tcPr>
          <w:p w14:paraId="16CA190A" w14:textId="22B6B371" w:rsidR="003E7C4C" w:rsidRPr="0074564F" w:rsidRDefault="003E7C4C" w:rsidP="00F23B6D">
            <w:pPr>
              <w:spacing w:before="0" w:after="0" w:line="240" w:lineRule="auto"/>
              <w:ind w:left="0"/>
              <w:jc w:val="left"/>
              <w:rPr>
                <w:sz w:val="20"/>
              </w:rPr>
            </w:pPr>
            <w:r w:rsidRPr="0074564F">
              <w:rPr>
                <w:sz w:val="20"/>
              </w:rPr>
              <w:t xml:space="preserve">   G43.</w:t>
            </w:r>
            <w:r>
              <w:rPr>
                <w:sz w:val="20"/>
              </w:rPr>
              <w:t>9</w:t>
            </w:r>
          </w:p>
        </w:tc>
        <w:tc>
          <w:tcPr>
            <w:tcW w:w="3740" w:type="dxa"/>
            <w:tcBorders>
              <w:right w:val="dashed" w:sz="4" w:space="0" w:color="auto"/>
            </w:tcBorders>
          </w:tcPr>
          <w:p w14:paraId="622F4615" w14:textId="2DCA7B4F" w:rsidR="003E7C4C" w:rsidRPr="0074564F" w:rsidRDefault="003E7C4C" w:rsidP="00F23B6D">
            <w:pPr>
              <w:spacing w:before="0" w:after="0" w:line="240" w:lineRule="auto"/>
              <w:ind w:left="0"/>
              <w:jc w:val="left"/>
              <w:rPr>
                <w:sz w:val="20"/>
              </w:rPr>
            </w:pPr>
            <w:r w:rsidRPr="008D2347">
              <w:rPr>
                <w:sz w:val="20"/>
              </w:rPr>
              <w:t>Migraine, unspecified</w:t>
            </w:r>
          </w:p>
        </w:tc>
        <w:tc>
          <w:tcPr>
            <w:tcW w:w="851" w:type="dxa"/>
            <w:tcBorders>
              <w:left w:val="dashed" w:sz="4" w:space="0" w:color="auto"/>
            </w:tcBorders>
          </w:tcPr>
          <w:p w14:paraId="48C9E3E2" w14:textId="77777777" w:rsidR="003E7C4C" w:rsidRPr="008D2347" w:rsidRDefault="003E7C4C" w:rsidP="00F23B6D">
            <w:pPr>
              <w:spacing w:before="0" w:after="0" w:line="240" w:lineRule="auto"/>
              <w:ind w:left="0"/>
              <w:jc w:val="left"/>
              <w:rPr>
                <w:sz w:val="20"/>
              </w:rPr>
            </w:pPr>
          </w:p>
        </w:tc>
        <w:tc>
          <w:tcPr>
            <w:tcW w:w="4336" w:type="dxa"/>
            <w:tcBorders>
              <w:right w:val="single" w:sz="4" w:space="0" w:color="auto"/>
            </w:tcBorders>
          </w:tcPr>
          <w:p w14:paraId="5721E23B" w14:textId="77777777" w:rsidR="003E7C4C" w:rsidRPr="008D2347" w:rsidRDefault="003E7C4C" w:rsidP="00F23B6D">
            <w:pPr>
              <w:spacing w:before="0" w:after="0" w:line="240" w:lineRule="auto"/>
              <w:ind w:left="0"/>
              <w:jc w:val="left"/>
              <w:rPr>
                <w:sz w:val="20"/>
              </w:rPr>
            </w:pPr>
          </w:p>
        </w:tc>
      </w:tr>
      <w:tr w:rsidR="003E7C4C" w:rsidRPr="0074564F" w14:paraId="0A33E009" w14:textId="390A9F4E" w:rsidTr="00844631">
        <w:trPr>
          <w:trHeight w:val="92"/>
        </w:trPr>
        <w:tc>
          <w:tcPr>
            <w:tcW w:w="706" w:type="dxa"/>
            <w:tcBorders>
              <w:left w:val="single" w:sz="4" w:space="0" w:color="auto"/>
              <w:bottom w:val="single" w:sz="4" w:space="0" w:color="auto"/>
            </w:tcBorders>
          </w:tcPr>
          <w:p w14:paraId="7EB64768" w14:textId="4B86FA6B" w:rsidR="003E7C4C" w:rsidRPr="0074564F" w:rsidRDefault="003E7C4C" w:rsidP="00F23B6D">
            <w:pPr>
              <w:spacing w:before="0" w:after="0" w:line="240" w:lineRule="auto"/>
              <w:ind w:left="0"/>
              <w:jc w:val="left"/>
              <w:rPr>
                <w:sz w:val="20"/>
              </w:rPr>
            </w:pPr>
            <w:r w:rsidRPr="0074564F">
              <w:rPr>
                <w:sz w:val="20"/>
              </w:rPr>
              <w:t xml:space="preserve">   G43.</w:t>
            </w:r>
            <w:r>
              <w:rPr>
                <w:sz w:val="20"/>
              </w:rPr>
              <w:t>E</w:t>
            </w:r>
          </w:p>
        </w:tc>
        <w:tc>
          <w:tcPr>
            <w:tcW w:w="3740" w:type="dxa"/>
            <w:tcBorders>
              <w:bottom w:val="single" w:sz="4" w:space="0" w:color="auto"/>
              <w:right w:val="dashed" w:sz="4" w:space="0" w:color="auto"/>
            </w:tcBorders>
          </w:tcPr>
          <w:p w14:paraId="31DE5BE4" w14:textId="5FC3A890" w:rsidR="003E7C4C" w:rsidRPr="0074564F" w:rsidRDefault="003E7C4C" w:rsidP="00F23B6D">
            <w:pPr>
              <w:spacing w:before="0" w:after="0" w:line="240" w:lineRule="auto"/>
              <w:ind w:left="0"/>
              <w:jc w:val="left"/>
              <w:rPr>
                <w:sz w:val="20"/>
              </w:rPr>
            </w:pPr>
            <w:r w:rsidRPr="00286FE1">
              <w:rPr>
                <w:sz w:val="20"/>
              </w:rPr>
              <w:t>Chronic migraine with aura</w:t>
            </w:r>
          </w:p>
        </w:tc>
        <w:tc>
          <w:tcPr>
            <w:tcW w:w="851" w:type="dxa"/>
            <w:tcBorders>
              <w:left w:val="dashed" w:sz="4" w:space="0" w:color="auto"/>
              <w:bottom w:val="single" w:sz="4" w:space="0" w:color="auto"/>
            </w:tcBorders>
          </w:tcPr>
          <w:p w14:paraId="605F4F99" w14:textId="77777777" w:rsidR="003E7C4C" w:rsidRPr="00286FE1" w:rsidRDefault="003E7C4C" w:rsidP="00F23B6D">
            <w:pPr>
              <w:spacing w:before="0" w:after="0" w:line="240" w:lineRule="auto"/>
              <w:ind w:left="0"/>
              <w:jc w:val="left"/>
              <w:rPr>
                <w:sz w:val="20"/>
              </w:rPr>
            </w:pPr>
          </w:p>
        </w:tc>
        <w:tc>
          <w:tcPr>
            <w:tcW w:w="4336" w:type="dxa"/>
            <w:tcBorders>
              <w:bottom w:val="single" w:sz="4" w:space="0" w:color="auto"/>
              <w:right w:val="single" w:sz="4" w:space="0" w:color="auto"/>
            </w:tcBorders>
          </w:tcPr>
          <w:p w14:paraId="678E46CE" w14:textId="77777777" w:rsidR="003E7C4C" w:rsidRPr="00286FE1" w:rsidRDefault="003E7C4C" w:rsidP="00F23B6D">
            <w:pPr>
              <w:spacing w:before="0" w:after="0" w:line="240" w:lineRule="auto"/>
              <w:ind w:left="0"/>
              <w:jc w:val="left"/>
              <w:rPr>
                <w:sz w:val="20"/>
              </w:rPr>
            </w:pPr>
          </w:p>
        </w:tc>
      </w:tr>
      <w:tr w:rsidR="00CB61EB" w:rsidRPr="0074564F" w14:paraId="4853D5AB" w14:textId="2800443F" w:rsidTr="00844631">
        <w:trPr>
          <w:trHeight w:val="47"/>
        </w:trPr>
        <w:tc>
          <w:tcPr>
            <w:tcW w:w="706" w:type="dxa"/>
            <w:tcBorders>
              <w:top w:val="single" w:sz="4" w:space="0" w:color="auto"/>
              <w:left w:val="single" w:sz="4" w:space="0" w:color="auto"/>
            </w:tcBorders>
          </w:tcPr>
          <w:p w14:paraId="5257CE91" w14:textId="75BFEAEB" w:rsidR="00CB61EB" w:rsidRPr="0074564F" w:rsidRDefault="00CB61EB" w:rsidP="00CB61EB">
            <w:pPr>
              <w:spacing w:before="0" w:after="0" w:line="240" w:lineRule="auto"/>
              <w:ind w:left="0"/>
              <w:jc w:val="left"/>
              <w:rPr>
                <w:sz w:val="20"/>
              </w:rPr>
            </w:pPr>
            <w:r>
              <w:rPr>
                <w:sz w:val="20"/>
              </w:rPr>
              <w:t>G44</w:t>
            </w:r>
          </w:p>
        </w:tc>
        <w:tc>
          <w:tcPr>
            <w:tcW w:w="3740" w:type="dxa"/>
            <w:tcBorders>
              <w:top w:val="single" w:sz="4" w:space="0" w:color="auto"/>
              <w:right w:val="dashed" w:sz="4" w:space="0" w:color="auto"/>
            </w:tcBorders>
          </w:tcPr>
          <w:p w14:paraId="0D9C67BF" w14:textId="238E1C18" w:rsidR="00CB61EB" w:rsidRPr="00286FE1" w:rsidRDefault="00CB61EB" w:rsidP="00CB61EB">
            <w:pPr>
              <w:spacing w:before="0" w:after="0" w:line="240" w:lineRule="auto"/>
              <w:ind w:left="0"/>
              <w:jc w:val="left"/>
              <w:rPr>
                <w:sz w:val="20"/>
              </w:rPr>
            </w:pPr>
            <w:r w:rsidRPr="00A33964">
              <w:rPr>
                <w:sz w:val="20"/>
              </w:rPr>
              <w:t>Other headache syndromes</w:t>
            </w:r>
          </w:p>
        </w:tc>
        <w:tc>
          <w:tcPr>
            <w:tcW w:w="851" w:type="dxa"/>
            <w:tcBorders>
              <w:top w:val="single" w:sz="4" w:space="0" w:color="auto"/>
              <w:left w:val="dashed" w:sz="4" w:space="0" w:color="auto"/>
            </w:tcBorders>
          </w:tcPr>
          <w:p w14:paraId="66D39B49" w14:textId="68EF86D6" w:rsidR="00CB61EB" w:rsidRPr="00A33964" w:rsidRDefault="00D94B53" w:rsidP="00CB61EB">
            <w:pPr>
              <w:spacing w:before="0" w:after="0" w:line="240" w:lineRule="auto"/>
              <w:ind w:left="0"/>
              <w:jc w:val="left"/>
              <w:rPr>
                <w:sz w:val="20"/>
              </w:rPr>
            </w:pPr>
            <w:r w:rsidRPr="00D94B53">
              <w:rPr>
                <w:sz w:val="20"/>
                <w:highlight w:val="yellow"/>
              </w:rPr>
              <w:t>…</w:t>
            </w:r>
          </w:p>
        </w:tc>
        <w:tc>
          <w:tcPr>
            <w:tcW w:w="4336" w:type="dxa"/>
            <w:tcBorders>
              <w:top w:val="single" w:sz="4" w:space="0" w:color="auto"/>
              <w:right w:val="single" w:sz="4" w:space="0" w:color="auto"/>
            </w:tcBorders>
          </w:tcPr>
          <w:p w14:paraId="2D46E913" w14:textId="49E789BA" w:rsidR="00CB61EB" w:rsidRPr="00A33964" w:rsidRDefault="00CB61EB" w:rsidP="00CB61EB">
            <w:pPr>
              <w:spacing w:before="0" w:after="0" w:line="240" w:lineRule="auto"/>
              <w:ind w:left="0"/>
              <w:jc w:val="left"/>
              <w:rPr>
                <w:sz w:val="20"/>
              </w:rPr>
            </w:pPr>
          </w:p>
        </w:tc>
      </w:tr>
      <w:tr w:rsidR="00CB61EB" w:rsidRPr="0074564F" w14:paraId="35B4995D" w14:textId="21B8FAA3" w:rsidTr="00844631">
        <w:trPr>
          <w:trHeight w:val="233"/>
        </w:trPr>
        <w:tc>
          <w:tcPr>
            <w:tcW w:w="706" w:type="dxa"/>
            <w:tcBorders>
              <w:left w:val="single" w:sz="4" w:space="0" w:color="auto"/>
            </w:tcBorders>
          </w:tcPr>
          <w:p w14:paraId="13BBEF3D" w14:textId="62E63628" w:rsidR="00CB61EB" w:rsidRPr="0074564F" w:rsidRDefault="00CB61EB" w:rsidP="00CB61EB">
            <w:pPr>
              <w:spacing w:before="0" w:after="0" w:line="240" w:lineRule="auto"/>
              <w:ind w:left="0"/>
              <w:jc w:val="left"/>
              <w:rPr>
                <w:sz w:val="20"/>
              </w:rPr>
            </w:pPr>
            <w:r w:rsidRPr="0074564F">
              <w:rPr>
                <w:sz w:val="20"/>
              </w:rPr>
              <w:t xml:space="preserve">   G4</w:t>
            </w:r>
            <w:r>
              <w:rPr>
                <w:sz w:val="20"/>
              </w:rPr>
              <w:t>4</w:t>
            </w:r>
            <w:r w:rsidRPr="0074564F">
              <w:rPr>
                <w:sz w:val="20"/>
              </w:rPr>
              <w:t>.</w:t>
            </w:r>
            <w:r>
              <w:rPr>
                <w:sz w:val="20"/>
              </w:rPr>
              <w:t>0</w:t>
            </w:r>
          </w:p>
        </w:tc>
        <w:tc>
          <w:tcPr>
            <w:tcW w:w="3740" w:type="dxa"/>
            <w:tcBorders>
              <w:right w:val="dashed" w:sz="4" w:space="0" w:color="auto"/>
            </w:tcBorders>
          </w:tcPr>
          <w:p w14:paraId="2BD5A578" w14:textId="66D618A0" w:rsidR="00CB61EB" w:rsidRPr="00286FE1" w:rsidRDefault="00CB61EB" w:rsidP="00CB61EB">
            <w:pPr>
              <w:spacing w:before="0" w:after="0" w:line="240" w:lineRule="auto"/>
              <w:ind w:left="0"/>
              <w:jc w:val="left"/>
              <w:rPr>
                <w:sz w:val="20"/>
              </w:rPr>
            </w:pPr>
            <w:r w:rsidRPr="00C40CD1">
              <w:rPr>
                <w:sz w:val="20"/>
              </w:rPr>
              <w:t xml:space="preserve">Cluster headaches and other trigeminal autonomic </w:t>
            </w:r>
            <w:proofErr w:type="spellStart"/>
            <w:r w:rsidRPr="00C40CD1">
              <w:rPr>
                <w:sz w:val="20"/>
              </w:rPr>
              <w:t>cephalgias</w:t>
            </w:r>
            <w:proofErr w:type="spellEnd"/>
            <w:r w:rsidRPr="00C40CD1">
              <w:rPr>
                <w:sz w:val="20"/>
              </w:rPr>
              <w:t xml:space="preserve"> (TAC)</w:t>
            </w:r>
          </w:p>
        </w:tc>
        <w:tc>
          <w:tcPr>
            <w:tcW w:w="851" w:type="dxa"/>
            <w:tcBorders>
              <w:left w:val="dashed" w:sz="4" w:space="0" w:color="auto"/>
            </w:tcBorders>
          </w:tcPr>
          <w:p w14:paraId="7E5669CE" w14:textId="2AB2CC8B" w:rsidR="00CB61EB" w:rsidRPr="00C40CD1" w:rsidRDefault="00CB61EB" w:rsidP="00CB61EB">
            <w:pPr>
              <w:spacing w:before="0" w:after="0" w:line="240" w:lineRule="auto"/>
              <w:ind w:left="0"/>
              <w:jc w:val="left"/>
              <w:rPr>
                <w:sz w:val="20"/>
              </w:rPr>
            </w:pPr>
          </w:p>
        </w:tc>
        <w:tc>
          <w:tcPr>
            <w:tcW w:w="4336" w:type="dxa"/>
            <w:tcBorders>
              <w:right w:val="single" w:sz="4" w:space="0" w:color="auto"/>
            </w:tcBorders>
          </w:tcPr>
          <w:p w14:paraId="5073F8FC" w14:textId="30398BBE" w:rsidR="00CB61EB" w:rsidRPr="00C40CD1" w:rsidRDefault="00CB61EB" w:rsidP="00CB61EB">
            <w:pPr>
              <w:spacing w:before="0" w:after="0" w:line="240" w:lineRule="auto"/>
              <w:ind w:left="0"/>
              <w:jc w:val="left"/>
              <w:rPr>
                <w:sz w:val="20"/>
              </w:rPr>
            </w:pPr>
          </w:p>
        </w:tc>
      </w:tr>
      <w:tr w:rsidR="00CB61EB" w:rsidRPr="00CB61EB" w14:paraId="23EDAD0C" w14:textId="66F89216" w:rsidTr="00844631">
        <w:trPr>
          <w:trHeight w:val="187"/>
        </w:trPr>
        <w:tc>
          <w:tcPr>
            <w:tcW w:w="706" w:type="dxa"/>
            <w:tcBorders>
              <w:left w:val="single" w:sz="4" w:space="0" w:color="auto"/>
            </w:tcBorders>
          </w:tcPr>
          <w:p w14:paraId="5775E268" w14:textId="5BF7CD75" w:rsidR="00CB61EB" w:rsidRPr="0074564F" w:rsidRDefault="00CB61EB" w:rsidP="00CB61EB">
            <w:pPr>
              <w:spacing w:before="0" w:after="0" w:line="240" w:lineRule="auto"/>
              <w:ind w:left="0"/>
              <w:jc w:val="left"/>
              <w:rPr>
                <w:sz w:val="20"/>
              </w:rPr>
            </w:pPr>
            <w:r w:rsidRPr="0074564F">
              <w:rPr>
                <w:sz w:val="20"/>
              </w:rPr>
              <w:t xml:space="preserve">   G4</w:t>
            </w:r>
            <w:r>
              <w:rPr>
                <w:sz w:val="20"/>
              </w:rPr>
              <w:t>4</w:t>
            </w:r>
            <w:r w:rsidRPr="0074564F">
              <w:rPr>
                <w:sz w:val="20"/>
              </w:rPr>
              <w:t>.</w:t>
            </w:r>
            <w:r>
              <w:rPr>
                <w:sz w:val="20"/>
              </w:rPr>
              <w:t>1</w:t>
            </w:r>
          </w:p>
        </w:tc>
        <w:tc>
          <w:tcPr>
            <w:tcW w:w="3740" w:type="dxa"/>
            <w:tcBorders>
              <w:right w:val="dashed" w:sz="4" w:space="0" w:color="auto"/>
            </w:tcBorders>
          </w:tcPr>
          <w:p w14:paraId="607BA2DF" w14:textId="1E88A8C6" w:rsidR="00CB61EB" w:rsidRPr="00286FE1" w:rsidRDefault="00CB61EB" w:rsidP="00CB61EB">
            <w:pPr>
              <w:spacing w:before="0" w:after="0" w:line="240" w:lineRule="auto"/>
              <w:ind w:left="0"/>
              <w:jc w:val="left"/>
              <w:rPr>
                <w:sz w:val="20"/>
              </w:rPr>
            </w:pPr>
            <w:r w:rsidRPr="00B912C4">
              <w:rPr>
                <w:sz w:val="20"/>
              </w:rPr>
              <w:t>Vascular headache, not elsewhere classified</w:t>
            </w:r>
          </w:p>
        </w:tc>
        <w:tc>
          <w:tcPr>
            <w:tcW w:w="851" w:type="dxa"/>
            <w:tcBorders>
              <w:left w:val="dashed" w:sz="4" w:space="0" w:color="auto"/>
            </w:tcBorders>
          </w:tcPr>
          <w:p w14:paraId="24206600" w14:textId="30871E28" w:rsidR="00CB61EB" w:rsidRPr="00B912C4" w:rsidRDefault="00CB61EB" w:rsidP="00CB61EB">
            <w:pPr>
              <w:spacing w:before="0" w:after="0" w:line="240" w:lineRule="auto"/>
              <w:ind w:left="0"/>
              <w:jc w:val="left"/>
              <w:rPr>
                <w:sz w:val="20"/>
              </w:rPr>
            </w:pPr>
          </w:p>
        </w:tc>
        <w:tc>
          <w:tcPr>
            <w:tcW w:w="4336" w:type="dxa"/>
            <w:tcBorders>
              <w:right w:val="single" w:sz="4" w:space="0" w:color="auto"/>
            </w:tcBorders>
          </w:tcPr>
          <w:p w14:paraId="69095332" w14:textId="285DC624" w:rsidR="00CB61EB" w:rsidRPr="00CB61EB" w:rsidRDefault="00CB61EB" w:rsidP="00CB61EB">
            <w:pPr>
              <w:spacing w:before="0" w:after="0" w:line="240" w:lineRule="auto"/>
              <w:ind w:left="0"/>
              <w:jc w:val="left"/>
              <w:rPr>
                <w:sz w:val="20"/>
              </w:rPr>
            </w:pPr>
          </w:p>
        </w:tc>
      </w:tr>
      <w:tr w:rsidR="00CB61EB" w:rsidRPr="0074564F" w14:paraId="584CB292" w14:textId="0DFC7278" w:rsidTr="00844631">
        <w:trPr>
          <w:trHeight w:val="92"/>
        </w:trPr>
        <w:tc>
          <w:tcPr>
            <w:tcW w:w="706" w:type="dxa"/>
            <w:tcBorders>
              <w:left w:val="single" w:sz="4" w:space="0" w:color="auto"/>
            </w:tcBorders>
          </w:tcPr>
          <w:p w14:paraId="6728E07A" w14:textId="7B44E52C" w:rsidR="00CB61EB" w:rsidRPr="0074564F" w:rsidRDefault="00CB61EB" w:rsidP="00CB61EB">
            <w:pPr>
              <w:spacing w:before="0" w:after="0" w:line="240" w:lineRule="auto"/>
              <w:ind w:left="0"/>
              <w:jc w:val="left"/>
              <w:rPr>
                <w:sz w:val="20"/>
              </w:rPr>
            </w:pPr>
            <w:r w:rsidRPr="00CB61EB">
              <w:rPr>
                <w:sz w:val="20"/>
              </w:rPr>
              <w:t xml:space="preserve">   </w:t>
            </w:r>
            <w:r w:rsidRPr="0074564F">
              <w:rPr>
                <w:sz w:val="20"/>
              </w:rPr>
              <w:t>G4</w:t>
            </w:r>
            <w:r>
              <w:rPr>
                <w:sz w:val="20"/>
              </w:rPr>
              <w:t>4</w:t>
            </w:r>
            <w:r w:rsidRPr="0074564F">
              <w:rPr>
                <w:sz w:val="20"/>
              </w:rPr>
              <w:t>.</w:t>
            </w:r>
            <w:r>
              <w:rPr>
                <w:sz w:val="20"/>
              </w:rPr>
              <w:t>2</w:t>
            </w:r>
          </w:p>
        </w:tc>
        <w:tc>
          <w:tcPr>
            <w:tcW w:w="3740" w:type="dxa"/>
            <w:tcBorders>
              <w:right w:val="dashed" w:sz="4" w:space="0" w:color="auto"/>
            </w:tcBorders>
          </w:tcPr>
          <w:p w14:paraId="2638A334" w14:textId="5A42F240" w:rsidR="00CB61EB" w:rsidRPr="00286FE1" w:rsidRDefault="00CB61EB" w:rsidP="00CB61EB">
            <w:pPr>
              <w:spacing w:before="0" w:after="0" w:line="240" w:lineRule="auto"/>
              <w:ind w:left="0"/>
              <w:jc w:val="left"/>
              <w:rPr>
                <w:sz w:val="20"/>
              </w:rPr>
            </w:pPr>
            <w:r w:rsidRPr="00B912C4">
              <w:rPr>
                <w:sz w:val="20"/>
              </w:rPr>
              <w:t>Tension-type headache</w:t>
            </w:r>
          </w:p>
        </w:tc>
        <w:tc>
          <w:tcPr>
            <w:tcW w:w="851" w:type="dxa"/>
            <w:tcBorders>
              <w:left w:val="dashed" w:sz="4" w:space="0" w:color="auto"/>
            </w:tcBorders>
          </w:tcPr>
          <w:p w14:paraId="7B9B75E9" w14:textId="7A45D3EC" w:rsidR="00CB61EB" w:rsidRPr="00B912C4" w:rsidRDefault="00CB61EB" w:rsidP="00CB61EB">
            <w:pPr>
              <w:spacing w:before="0" w:after="0" w:line="240" w:lineRule="auto"/>
              <w:ind w:left="0"/>
              <w:jc w:val="left"/>
              <w:rPr>
                <w:sz w:val="20"/>
              </w:rPr>
            </w:pPr>
          </w:p>
        </w:tc>
        <w:tc>
          <w:tcPr>
            <w:tcW w:w="4336" w:type="dxa"/>
            <w:tcBorders>
              <w:right w:val="single" w:sz="4" w:space="0" w:color="auto"/>
            </w:tcBorders>
          </w:tcPr>
          <w:p w14:paraId="28C024C3" w14:textId="4A9CBE85" w:rsidR="00CB61EB" w:rsidRPr="00B912C4" w:rsidRDefault="00CB61EB" w:rsidP="00CB61EB">
            <w:pPr>
              <w:spacing w:before="0" w:after="0" w:line="240" w:lineRule="auto"/>
              <w:ind w:left="0"/>
              <w:jc w:val="left"/>
              <w:rPr>
                <w:sz w:val="20"/>
              </w:rPr>
            </w:pPr>
          </w:p>
        </w:tc>
      </w:tr>
      <w:tr w:rsidR="00CB61EB" w:rsidRPr="0074564F" w14:paraId="610BADFE" w14:textId="39DAA8A9" w:rsidTr="00844631">
        <w:trPr>
          <w:trHeight w:val="92"/>
        </w:trPr>
        <w:tc>
          <w:tcPr>
            <w:tcW w:w="706" w:type="dxa"/>
            <w:tcBorders>
              <w:left w:val="single" w:sz="4" w:space="0" w:color="auto"/>
            </w:tcBorders>
          </w:tcPr>
          <w:p w14:paraId="3DACD593" w14:textId="14C44D91" w:rsidR="00CB61EB" w:rsidRPr="0074564F" w:rsidRDefault="00CB61EB" w:rsidP="00CB61EB">
            <w:pPr>
              <w:spacing w:before="0" w:after="0" w:line="240" w:lineRule="auto"/>
              <w:ind w:left="0"/>
              <w:jc w:val="left"/>
              <w:rPr>
                <w:sz w:val="20"/>
              </w:rPr>
            </w:pPr>
            <w:r w:rsidRPr="0074564F">
              <w:rPr>
                <w:sz w:val="20"/>
              </w:rPr>
              <w:t xml:space="preserve">   G4</w:t>
            </w:r>
            <w:r>
              <w:rPr>
                <w:sz w:val="20"/>
              </w:rPr>
              <w:t>4</w:t>
            </w:r>
            <w:r w:rsidRPr="0074564F">
              <w:rPr>
                <w:sz w:val="20"/>
              </w:rPr>
              <w:t>.</w:t>
            </w:r>
            <w:r>
              <w:rPr>
                <w:sz w:val="20"/>
              </w:rPr>
              <w:t>3</w:t>
            </w:r>
          </w:p>
        </w:tc>
        <w:tc>
          <w:tcPr>
            <w:tcW w:w="3740" w:type="dxa"/>
            <w:tcBorders>
              <w:right w:val="dashed" w:sz="4" w:space="0" w:color="auto"/>
            </w:tcBorders>
          </w:tcPr>
          <w:p w14:paraId="2A8A3428" w14:textId="36130BA2" w:rsidR="00CB61EB" w:rsidRPr="00286FE1" w:rsidRDefault="00CB61EB" w:rsidP="00CB61EB">
            <w:pPr>
              <w:spacing w:before="0" w:after="0" w:line="240" w:lineRule="auto"/>
              <w:ind w:left="0"/>
              <w:jc w:val="left"/>
              <w:rPr>
                <w:sz w:val="20"/>
              </w:rPr>
            </w:pPr>
            <w:r w:rsidRPr="00B912C4">
              <w:rPr>
                <w:sz w:val="20"/>
              </w:rPr>
              <w:t>Post-traumatic headache</w:t>
            </w:r>
          </w:p>
        </w:tc>
        <w:tc>
          <w:tcPr>
            <w:tcW w:w="851" w:type="dxa"/>
            <w:tcBorders>
              <w:left w:val="dashed" w:sz="4" w:space="0" w:color="auto"/>
            </w:tcBorders>
          </w:tcPr>
          <w:p w14:paraId="61905E49" w14:textId="22DCCBF0" w:rsidR="00CB61EB" w:rsidRPr="00B912C4" w:rsidRDefault="00CB61EB" w:rsidP="00CB61EB">
            <w:pPr>
              <w:spacing w:before="0" w:after="0" w:line="240" w:lineRule="auto"/>
              <w:ind w:left="0"/>
              <w:jc w:val="left"/>
              <w:rPr>
                <w:sz w:val="20"/>
              </w:rPr>
            </w:pPr>
          </w:p>
        </w:tc>
        <w:tc>
          <w:tcPr>
            <w:tcW w:w="4336" w:type="dxa"/>
            <w:tcBorders>
              <w:right w:val="single" w:sz="4" w:space="0" w:color="auto"/>
            </w:tcBorders>
          </w:tcPr>
          <w:p w14:paraId="148521D5" w14:textId="63DFFC3E" w:rsidR="00CB61EB" w:rsidRPr="00B912C4" w:rsidRDefault="00CB61EB" w:rsidP="00CB61EB">
            <w:pPr>
              <w:spacing w:before="0" w:after="0" w:line="240" w:lineRule="auto"/>
              <w:ind w:left="0"/>
              <w:jc w:val="left"/>
              <w:rPr>
                <w:sz w:val="20"/>
              </w:rPr>
            </w:pPr>
          </w:p>
        </w:tc>
      </w:tr>
      <w:tr w:rsidR="00CB61EB" w:rsidRPr="00CB61EB" w14:paraId="5C7BA23C" w14:textId="289D0142" w:rsidTr="00844631">
        <w:trPr>
          <w:trHeight w:val="187"/>
        </w:trPr>
        <w:tc>
          <w:tcPr>
            <w:tcW w:w="706" w:type="dxa"/>
            <w:tcBorders>
              <w:left w:val="single" w:sz="4" w:space="0" w:color="auto"/>
            </w:tcBorders>
          </w:tcPr>
          <w:p w14:paraId="30FED77C" w14:textId="4F930085" w:rsidR="00CB61EB" w:rsidRPr="0074564F" w:rsidRDefault="00CB61EB" w:rsidP="00CB61EB">
            <w:pPr>
              <w:spacing w:before="0" w:after="0" w:line="240" w:lineRule="auto"/>
              <w:ind w:left="0"/>
              <w:jc w:val="left"/>
              <w:rPr>
                <w:sz w:val="20"/>
              </w:rPr>
            </w:pPr>
            <w:r w:rsidRPr="0074564F">
              <w:rPr>
                <w:sz w:val="20"/>
              </w:rPr>
              <w:t xml:space="preserve">   G4</w:t>
            </w:r>
            <w:r>
              <w:rPr>
                <w:sz w:val="20"/>
              </w:rPr>
              <w:t>4</w:t>
            </w:r>
            <w:r w:rsidRPr="0074564F">
              <w:rPr>
                <w:sz w:val="20"/>
              </w:rPr>
              <w:t>.</w:t>
            </w:r>
            <w:r>
              <w:rPr>
                <w:sz w:val="20"/>
              </w:rPr>
              <w:t>4</w:t>
            </w:r>
          </w:p>
        </w:tc>
        <w:tc>
          <w:tcPr>
            <w:tcW w:w="3740" w:type="dxa"/>
            <w:tcBorders>
              <w:right w:val="dashed" w:sz="4" w:space="0" w:color="auto"/>
            </w:tcBorders>
          </w:tcPr>
          <w:p w14:paraId="3B9D7834" w14:textId="4CB599C4" w:rsidR="00CB61EB" w:rsidRPr="00286FE1" w:rsidRDefault="00CB61EB" w:rsidP="00CB61EB">
            <w:pPr>
              <w:spacing w:before="0" w:after="0" w:line="240" w:lineRule="auto"/>
              <w:ind w:left="0"/>
              <w:jc w:val="left"/>
              <w:rPr>
                <w:sz w:val="20"/>
              </w:rPr>
            </w:pPr>
            <w:r w:rsidRPr="000333BE">
              <w:rPr>
                <w:sz w:val="20"/>
              </w:rPr>
              <w:t>Drug-induced headache, not elsewhere classified</w:t>
            </w:r>
          </w:p>
        </w:tc>
        <w:tc>
          <w:tcPr>
            <w:tcW w:w="851" w:type="dxa"/>
            <w:tcBorders>
              <w:left w:val="dashed" w:sz="4" w:space="0" w:color="auto"/>
            </w:tcBorders>
          </w:tcPr>
          <w:p w14:paraId="670F7230" w14:textId="0EEAE6A9" w:rsidR="00CB61EB" w:rsidRPr="000333BE" w:rsidRDefault="00CB61EB" w:rsidP="00CB61EB">
            <w:pPr>
              <w:spacing w:before="0" w:after="0" w:line="240" w:lineRule="auto"/>
              <w:ind w:left="0"/>
              <w:jc w:val="left"/>
              <w:rPr>
                <w:sz w:val="20"/>
              </w:rPr>
            </w:pPr>
          </w:p>
        </w:tc>
        <w:tc>
          <w:tcPr>
            <w:tcW w:w="4336" w:type="dxa"/>
            <w:tcBorders>
              <w:right w:val="single" w:sz="4" w:space="0" w:color="auto"/>
            </w:tcBorders>
          </w:tcPr>
          <w:p w14:paraId="2A46041D" w14:textId="0B8881DE" w:rsidR="00CB61EB" w:rsidRPr="00CB61EB" w:rsidRDefault="00CB61EB" w:rsidP="00CB61EB">
            <w:pPr>
              <w:spacing w:before="0" w:after="0" w:line="240" w:lineRule="auto"/>
              <w:ind w:left="0"/>
              <w:jc w:val="left"/>
              <w:rPr>
                <w:sz w:val="20"/>
              </w:rPr>
            </w:pPr>
          </w:p>
        </w:tc>
      </w:tr>
      <w:tr w:rsidR="00CB61EB" w:rsidRPr="0074564F" w14:paraId="3CE1FF38" w14:textId="6D6F1C3E" w:rsidTr="00844631">
        <w:trPr>
          <w:trHeight w:val="139"/>
        </w:trPr>
        <w:tc>
          <w:tcPr>
            <w:tcW w:w="706" w:type="dxa"/>
            <w:tcBorders>
              <w:left w:val="single" w:sz="4" w:space="0" w:color="auto"/>
            </w:tcBorders>
          </w:tcPr>
          <w:p w14:paraId="7858490A" w14:textId="1DAF80B2" w:rsidR="00CB61EB" w:rsidRPr="0074564F" w:rsidRDefault="00CB61EB" w:rsidP="00CB61EB">
            <w:pPr>
              <w:spacing w:before="0" w:after="0" w:line="240" w:lineRule="auto"/>
              <w:ind w:left="0"/>
              <w:jc w:val="left"/>
              <w:rPr>
                <w:sz w:val="20"/>
              </w:rPr>
            </w:pPr>
            <w:r w:rsidRPr="00CB61EB">
              <w:rPr>
                <w:sz w:val="20"/>
              </w:rPr>
              <w:t xml:space="preserve">   </w:t>
            </w:r>
            <w:r w:rsidRPr="0074564F">
              <w:rPr>
                <w:sz w:val="20"/>
              </w:rPr>
              <w:t>G4</w:t>
            </w:r>
            <w:r>
              <w:rPr>
                <w:sz w:val="20"/>
              </w:rPr>
              <w:t>4</w:t>
            </w:r>
            <w:r w:rsidRPr="0074564F">
              <w:rPr>
                <w:sz w:val="20"/>
              </w:rPr>
              <w:t>.</w:t>
            </w:r>
            <w:r>
              <w:rPr>
                <w:sz w:val="20"/>
              </w:rPr>
              <w:t>5</w:t>
            </w:r>
          </w:p>
        </w:tc>
        <w:tc>
          <w:tcPr>
            <w:tcW w:w="3740" w:type="dxa"/>
            <w:tcBorders>
              <w:right w:val="dashed" w:sz="4" w:space="0" w:color="auto"/>
            </w:tcBorders>
          </w:tcPr>
          <w:p w14:paraId="6DF6F5FF" w14:textId="2FA99C00" w:rsidR="00CB61EB" w:rsidRPr="00286FE1" w:rsidRDefault="00CB61EB" w:rsidP="00CB61EB">
            <w:pPr>
              <w:spacing w:before="0" w:after="0" w:line="240" w:lineRule="auto"/>
              <w:ind w:left="0"/>
              <w:jc w:val="left"/>
              <w:rPr>
                <w:sz w:val="20"/>
              </w:rPr>
            </w:pPr>
            <w:r w:rsidRPr="000333BE">
              <w:rPr>
                <w:sz w:val="20"/>
              </w:rPr>
              <w:t>Complicated headache syndromes</w:t>
            </w:r>
          </w:p>
        </w:tc>
        <w:tc>
          <w:tcPr>
            <w:tcW w:w="851" w:type="dxa"/>
            <w:tcBorders>
              <w:left w:val="dashed" w:sz="4" w:space="0" w:color="auto"/>
            </w:tcBorders>
          </w:tcPr>
          <w:p w14:paraId="7CD2D8C9" w14:textId="5ACB4D6A" w:rsidR="00CB61EB" w:rsidRPr="000333BE" w:rsidRDefault="00CB61EB" w:rsidP="00CB61EB">
            <w:pPr>
              <w:spacing w:before="0" w:after="0" w:line="240" w:lineRule="auto"/>
              <w:ind w:left="0"/>
              <w:jc w:val="left"/>
              <w:rPr>
                <w:sz w:val="20"/>
              </w:rPr>
            </w:pPr>
          </w:p>
        </w:tc>
        <w:tc>
          <w:tcPr>
            <w:tcW w:w="4336" w:type="dxa"/>
            <w:tcBorders>
              <w:right w:val="single" w:sz="4" w:space="0" w:color="auto"/>
            </w:tcBorders>
          </w:tcPr>
          <w:p w14:paraId="5A9B6185" w14:textId="649FA008" w:rsidR="00CB61EB" w:rsidRPr="000333BE" w:rsidRDefault="00CB61EB" w:rsidP="00CB61EB">
            <w:pPr>
              <w:spacing w:before="0" w:after="0" w:line="240" w:lineRule="auto"/>
              <w:ind w:left="0"/>
              <w:jc w:val="left"/>
              <w:rPr>
                <w:sz w:val="20"/>
              </w:rPr>
            </w:pPr>
          </w:p>
        </w:tc>
      </w:tr>
      <w:tr w:rsidR="0041553A" w:rsidRPr="0074564F" w14:paraId="0B9A757E" w14:textId="7DE933D9" w:rsidTr="00844631">
        <w:trPr>
          <w:trHeight w:val="139"/>
        </w:trPr>
        <w:tc>
          <w:tcPr>
            <w:tcW w:w="706" w:type="dxa"/>
            <w:tcBorders>
              <w:left w:val="single" w:sz="4" w:space="0" w:color="auto"/>
              <w:bottom w:val="single" w:sz="4" w:space="0" w:color="auto"/>
            </w:tcBorders>
          </w:tcPr>
          <w:p w14:paraId="53AD8160" w14:textId="48019128" w:rsidR="0041553A" w:rsidRPr="0074564F" w:rsidRDefault="0041553A" w:rsidP="0041553A">
            <w:pPr>
              <w:spacing w:before="0" w:after="0" w:line="240" w:lineRule="auto"/>
              <w:ind w:left="0"/>
              <w:jc w:val="left"/>
              <w:rPr>
                <w:sz w:val="20"/>
              </w:rPr>
            </w:pPr>
            <w:r w:rsidRPr="0074564F">
              <w:rPr>
                <w:sz w:val="20"/>
              </w:rPr>
              <w:t xml:space="preserve">   G4</w:t>
            </w:r>
            <w:r>
              <w:rPr>
                <w:sz w:val="20"/>
              </w:rPr>
              <w:t>4</w:t>
            </w:r>
            <w:r w:rsidRPr="0074564F">
              <w:rPr>
                <w:sz w:val="20"/>
              </w:rPr>
              <w:t>.</w:t>
            </w:r>
            <w:r>
              <w:rPr>
                <w:sz w:val="20"/>
              </w:rPr>
              <w:t>8</w:t>
            </w:r>
          </w:p>
        </w:tc>
        <w:tc>
          <w:tcPr>
            <w:tcW w:w="3740" w:type="dxa"/>
            <w:tcBorders>
              <w:bottom w:val="single" w:sz="4" w:space="0" w:color="auto"/>
              <w:right w:val="dashed" w:sz="4" w:space="0" w:color="auto"/>
            </w:tcBorders>
          </w:tcPr>
          <w:p w14:paraId="42492747" w14:textId="5369C475" w:rsidR="0041553A" w:rsidRPr="00286FE1" w:rsidRDefault="0041553A" w:rsidP="0041553A">
            <w:pPr>
              <w:spacing w:before="0" w:after="0" w:line="240" w:lineRule="auto"/>
              <w:ind w:left="0"/>
              <w:jc w:val="left"/>
              <w:rPr>
                <w:sz w:val="20"/>
              </w:rPr>
            </w:pPr>
            <w:r w:rsidRPr="000333BE">
              <w:rPr>
                <w:sz w:val="20"/>
              </w:rPr>
              <w:t>Other specified headache syndromes</w:t>
            </w:r>
          </w:p>
        </w:tc>
        <w:tc>
          <w:tcPr>
            <w:tcW w:w="851" w:type="dxa"/>
            <w:tcBorders>
              <w:left w:val="dashed" w:sz="4" w:space="0" w:color="auto"/>
              <w:bottom w:val="single" w:sz="4" w:space="0" w:color="auto"/>
            </w:tcBorders>
          </w:tcPr>
          <w:p w14:paraId="357F02D2" w14:textId="32E65D1E" w:rsidR="0041553A" w:rsidRPr="000333BE" w:rsidRDefault="0041553A" w:rsidP="0041553A">
            <w:pPr>
              <w:spacing w:before="0" w:after="0" w:line="240" w:lineRule="auto"/>
              <w:ind w:left="0"/>
              <w:jc w:val="left"/>
              <w:rPr>
                <w:sz w:val="20"/>
              </w:rPr>
            </w:pPr>
          </w:p>
        </w:tc>
        <w:tc>
          <w:tcPr>
            <w:tcW w:w="4336" w:type="dxa"/>
            <w:tcBorders>
              <w:bottom w:val="single" w:sz="4" w:space="0" w:color="auto"/>
              <w:right w:val="single" w:sz="4" w:space="0" w:color="auto"/>
            </w:tcBorders>
          </w:tcPr>
          <w:p w14:paraId="7676FD1F" w14:textId="77777777" w:rsidR="0041553A" w:rsidRPr="000333BE" w:rsidRDefault="0041553A" w:rsidP="0041553A">
            <w:pPr>
              <w:spacing w:before="0" w:after="0" w:line="240" w:lineRule="auto"/>
              <w:ind w:left="0"/>
              <w:jc w:val="left"/>
              <w:rPr>
                <w:sz w:val="20"/>
              </w:rPr>
            </w:pPr>
          </w:p>
        </w:tc>
      </w:tr>
      <w:tr w:rsidR="00182FE5" w:rsidRPr="0074564F" w14:paraId="3FF2C632" w14:textId="6F03074B" w:rsidTr="00844631">
        <w:trPr>
          <w:trHeight w:val="47"/>
        </w:trPr>
        <w:tc>
          <w:tcPr>
            <w:tcW w:w="706" w:type="dxa"/>
            <w:tcBorders>
              <w:top w:val="single" w:sz="4" w:space="0" w:color="auto"/>
              <w:left w:val="single" w:sz="4" w:space="0" w:color="auto"/>
            </w:tcBorders>
          </w:tcPr>
          <w:p w14:paraId="0BA1ADAD" w14:textId="210CE839" w:rsidR="00182FE5" w:rsidRPr="0074564F" w:rsidRDefault="00182FE5" w:rsidP="00182FE5">
            <w:pPr>
              <w:spacing w:before="0" w:after="0" w:line="240" w:lineRule="auto"/>
              <w:ind w:left="0"/>
              <w:jc w:val="left"/>
              <w:rPr>
                <w:sz w:val="20"/>
              </w:rPr>
            </w:pPr>
            <w:r>
              <w:rPr>
                <w:sz w:val="20"/>
              </w:rPr>
              <w:t>R51</w:t>
            </w:r>
          </w:p>
        </w:tc>
        <w:tc>
          <w:tcPr>
            <w:tcW w:w="3740" w:type="dxa"/>
            <w:tcBorders>
              <w:top w:val="single" w:sz="4" w:space="0" w:color="auto"/>
              <w:right w:val="dashed" w:sz="4" w:space="0" w:color="auto"/>
            </w:tcBorders>
          </w:tcPr>
          <w:p w14:paraId="54908383" w14:textId="472C0C4D" w:rsidR="00182FE5" w:rsidRPr="000333BE" w:rsidRDefault="00182FE5" w:rsidP="00182FE5">
            <w:pPr>
              <w:spacing w:before="0" w:after="0" w:line="240" w:lineRule="auto"/>
              <w:ind w:left="0"/>
              <w:jc w:val="left"/>
              <w:rPr>
                <w:sz w:val="20"/>
              </w:rPr>
            </w:pPr>
            <w:r w:rsidRPr="002908E6">
              <w:rPr>
                <w:sz w:val="20"/>
              </w:rPr>
              <w:t>Headache</w:t>
            </w:r>
          </w:p>
        </w:tc>
        <w:tc>
          <w:tcPr>
            <w:tcW w:w="851" w:type="dxa"/>
            <w:tcBorders>
              <w:top w:val="single" w:sz="4" w:space="0" w:color="auto"/>
              <w:left w:val="dashed" w:sz="4" w:space="0" w:color="auto"/>
            </w:tcBorders>
          </w:tcPr>
          <w:p w14:paraId="6479E434" w14:textId="4814A1AC" w:rsidR="00182FE5" w:rsidRPr="002908E6" w:rsidRDefault="00D94B53" w:rsidP="00182FE5">
            <w:pPr>
              <w:spacing w:before="0" w:after="0" w:line="240" w:lineRule="auto"/>
              <w:ind w:left="0"/>
              <w:jc w:val="left"/>
              <w:rPr>
                <w:sz w:val="20"/>
              </w:rPr>
            </w:pPr>
            <w:r w:rsidRPr="00D94B53">
              <w:rPr>
                <w:sz w:val="20"/>
                <w:highlight w:val="yellow"/>
              </w:rPr>
              <w:t>…</w:t>
            </w:r>
          </w:p>
        </w:tc>
        <w:tc>
          <w:tcPr>
            <w:tcW w:w="4336" w:type="dxa"/>
            <w:tcBorders>
              <w:top w:val="single" w:sz="4" w:space="0" w:color="auto"/>
              <w:right w:val="single" w:sz="4" w:space="0" w:color="auto"/>
            </w:tcBorders>
          </w:tcPr>
          <w:p w14:paraId="623BC081" w14:textId="4465B4AC" w:rsidR="00182FE5" w:rsidRPr="002908E6" w:rsidRDefault="00182FE5" w:rsidP="00182FE5">
            <w:pPr>
              <w:spacing w:before="0" w:after="0" w:line="240" w:lineRule="auto"/>
              <w:ind w:left="0"/>
              <w:jc w:val="left"/>
              <w:rPr>
                <w:sz w:val="20"/>
              </w:rPr>
            </w:pPr>
          </w:p>
        </w:tc>
      </w:tr>
      <w:tr w:rsidR="003E7C4C" w:rsidRPr="0074564F" w14:paraId="7BB74FC0" w14:textId="2168323F" w:rsidTr="00844631">
        <w:trPr>
          <w:trHeight w:val="233"/>
        </w:trPr>
        <w:tc>
          <w:tcPr>
            <w:tcW w:w="706" w:type="dxa"/>
            <w:tcBorders>
              <w:left w:val="single" w:sz="4" w:space="0" w:color="auto"/>
            </w:tcBorders>
          </w:tcPr>
          <w:p w14:paraId="04707BFA" w14:textId="0682D12A" w:rsidR="003E7C4C" w:rsidRPr="0074564F" w:rsidRDefault="003E7C4C" w:rsidP="00F23B6D">
            <w:pPr>
              <w:spacing w:before="0" w:after="0" w:line="240" w:lineRule="auto"/>
              <w:ind w:left="0"/>
              <w:jc w:val="left"/>
              <w:rPr>
                <w:sz w:val="20"/>
              </w:rPr>
            </w:pPr>
            <w:r w:rsidRPr="0074564F">
              <w:rPr>
                <w:sz w:val="20"/>
              </w:rPr>
              <w:t xml:space="preserve">   </w:t>
            </w:r>
            <w:r>
              <w:rPr>
                <w:sz w:val="20"/>
              </w:rPr>
              <w:t>R51</w:t>
            </w:r>
            <w:r w:rsidRPr="0074564F">
              <w:rPr>
                <w:sz w:val="20"/>
              </w:rPr>
              <w:t>.</w:t>
            </w:r>
            <w:r>
              <w:rPr>
                <w:sz w:val="20"/>
              </w:rPr>
              <w:t>0</w:t>
            </w:r>
          </w:p>
        </w:tc>
        <w:tc>
          <w:tcPr>
            <w:tcW w:w="3740" w:type="dxa"/>
            <w:tcBorders>
              <w:right w:val="dashed" w:sz="4" w:space="0" w:color="auto"/>
            </w:tcBorders>
          </w:tcPr>
          <w:p w14:paraId="6A50EA9A" w14:textId="4B42E676" w:rsidR="003E7C4C" w:rsidRPr="000333BE" w:rsidRDefault="003E7C4C" w:rsidP="00F23B6D">
            <w:pPr>
              <w:spacing w:before="0" w:after="0" w:line="240" w:lineRule="auto"/>
              <w:ind w:left="0"/>
              <w:jc w:val="left"/>
              <w:rPr>
                <w:sz w:val="20"/>
              </w:rPr>
            </w:pPr>
            <w:r w:rsidRPr="00092583">
              <w:rPr>
                <w:sz w:val="20"/>
              </w:rPr>
              <w:t>Headache with orthostatic component, not elsewhere classified</w:t>
            </w:r>
          </w:p>
        </w:tc>
        <w:tc>
          <w:tcPr>
            <w:tcW w:w="851" w:type="dxa"/>
            <w:tcBorders>
              <w:left w:val="dashed" w:sz="4" w:space="0" w:color="auto"/>
            </w:tcBorders>
          </w:tcPr>
          <w:p w14:paraId="3CE24119" w14:textId="77777777" w:rsidR="003E7C4C" w:rsidRPr="00092583" w:rsidRDefault="003E7C4C" w:rsidP="00F23B6D">
            <w:pPr>
              <w:spacing w:before="0" w:after="0" w:line="240" w:lineRule="auto"/>
              <w:ind w:left="0"/>
              <w:jc w:val="left"/>
              <w:rPr>
                <w:sz w:val="20"/>
              </w:rPr>
            </w:pPr>
          </w:p>
        </w:tc>
        <w:tc>
          <w:tcPr>
            <w:tcW w:w="4336" w:type="dxa"/>
            <w:tcBorders>
              <w:right w:val="single" w:sz="4" w:space="0" w:color="auto"/>
            </w:tcBorders>
          </w:tcPr>
          <w:p w14:paraId="355C5CAD" w14:textId="77777777" w:rsidR="003E7C4C" w:rsidRPr="00092583" w:rsidRDefault="003E7C4C" w:rsidP="00F23B6D">
            <w:pPr>
              <w:spacing w:before="0" w:after="0" w:line="240" w:lineRule="auto"/>
              <w:ind w:left="0"/>
              <w:jc w:val="left"/>
              <w:rPr>
                <w:sz w:val="20"/>
              </w:rPr>
            </w:pPr>
          </w:p>
        </w:tc>
      </w:tr>
      <w:tr w:rsidR="003E7C4C" w:rsidRPr="0074564F" w14:paraId="0EFD8BEC" w14:textId="66CA4225" w:rsidTr="00844631">
        <w:trPr>
          <w:trHeight w:val="16"/>
        </w:trPr>
        <w:tc>
          <w:tcPr>
            <w:tcW w:w="706" w:type="dxa"/>
            <w:tcBorders>
              <w:left w:val="single" w:sz="4" w:space="0" w:color="auto"/>
              <w:bottom w:val="single" w:sz="4" w:space="0" w:color="auto"/>
            </w:tcBorders>
          </w:tcPr>
          <w:p w14:paraId="2B1EA13F" w14:textId="6CCD1DE5" w:rsidR="003E7C4C" w:rsidRPr="0074564F" w:rsidRDefault="003E7C4C" w:rsidP="00F23B6D">
            <w:pPr>
              <w:spacing w:before="0" w:after="0" w:line="240" w:lineRule="auto"/>
              <w:ind w:left="0"/>
              <w:jc w:val="left"/>
              <w:rPr>
                <w:sz w:val="20"/>
              </w:rPr>
            </w:pPr>
            <w:r w:rsidRPr="0074564F">
              <w:rPr>
                <w:sz w:val="20"/>
              </w:rPr>
              <w:t xml:space="preserve">   </w:t>
            </w:r>
            <w:r>
              <w:rPr>
                <w:sz w:val="20"/>
              </w:rPr>
              <w:t>R51</w:t>
            </w:r>
            <w:r w:rsidRPr="0074564F">
              <w:rPr>
                <w:sz w:val="20"/>
              </w:rPr>
              <w:t>.</w:t>
            </w:r>
            <w:r>
              <w:rPr>
                <w:sz w:val="20"/>
              </w:rPr>
              <w:t>9</w:t>
            </w:r>
          </w:p>
        </w:tc>
        <w:tc>
          <w:tcPr>
            <w:tcW w:w="3740" w:type="dxa"/>
            <w:tcBorders>
              <w:bottom w:val="single" w:sz="4" w:space="0" w:color="auto"/>
              <w:right w:val="dashed" w:sz="4" w:space="0" w:color="auto"/>
            </w:tcBorders>
          </w:tcPr>
          <w:p w14:paraId="511CBB23" w14:textId="6F538E33" w:rsidR="003E7C4C" w:rsidRPr="000333BE" w:rsidRDefault="003E7C4C" w:rsidP="00F23B6D">
            <w:pPr>
              <w:spacing w:before="0" w:after="0" w:line="240" w:lineRule="auto"/>
              <w:ind w:left="0"/>
              <w:jc w:val="left"/>
              <w:rPr>
                <w:sz w:val="20"/>
              </w:rPr>
            </w:pPr>
            <w:r w:rsidRPr="00092583">
              <w:rPr>
                <w:sz w:val="20"/>
              </w:rPr>
              <w:t>Headache, unspecified</w:t>
            </w:r>
          </w:p>
        </w:tc>
        <w:tc>
          <w:tcPr>
            <w:tcW w:w="851" w:type="dxa"/>
            <w:tcBorders>
              <w:left w:val="dashed" w:sz="4" w:space="0" w:color="auto"/>
              <w:bottom w:val="single" w:sz="4" w:space="0" w:color="auto"/>
            </w:tcBorders>
          </w:tcPr>
          <w:p w14:paraId="3E89307E" w14:textId="77777777" w:rsidR="003E7C4C" w:rsidRPr="00092583" w:rsidRDefault="003E7C4C" w:rsidP="00F23B6D">
            <w:pPr>
              <w:spacing w:before="0" w:after="0" w:line="240" w:lineRule="auto"/>
              <w:ind w:left="0"/>
              <w:jc w:val="left"/>
              <w:rPr>
                <w:sz w:val="20"/>
              </w:rPr>
            </w:pPr>
          </w:p>
        </w:tc>
        <w:tc>
          <w:tcPr>
            <w:tcW w:w="4336" w:type="dxa"/>
            <w:tcBorders>
              <w:bottom w:val="single" w:sz="4" w:space="0" w:color="auto"/>
              <w:right w:val="single" w:sz="4" w:space="0" w:color="auto"/>
            </w:tcBorders>
          </w:tcPr>
          <w:p w14:paraId="7858632C" w14:textId="77777777" w:rsidR="003E7C4C" w:rsidRPr="00092583" w:rsidRDefault="003E7C4C" w:rsidP="00F23B6D">
            <w:pPr>
              <w:spacing w:before="0" w:after="0" w:line="240" w:lineRule="auto"/>
              <w:ind w:left="0"/>
              <w:jc w:val="left"/>
              <w:rPr>
                <w:sz w:val="20"/>
              </w:rPr>
            </w:pPr>
          </w:p>
        </w:tc>
      </w:tr>
    </w:tbl>
    <w:p w14:paraId="78E5A0CD" w14:textId="45D9819A" w:rsidR="00FA0257" w:rsidRPr="00FA0257" w:rsidRDefault="0009385F" w:rsidP="0013402C">
      <w:del w:id="152" w:author="Viering, Tammo" w:date="2024-12-18T16:51:00Z" w16du:dateUtc="2024-12-18T15:51:00Z">
        <w:r w:rsidDel="00161D25">
          <w:delText xml:space="preserve"> </w:delText>
        </w:r>
      </w:del>
    </w:p>
    <w:p w14:paraId="05588110" w14:textId="668FBC2E" w:rsidR="004B5102" w:rsidRPr="00077303" w:rsidRDefault="004B5102" w:rsidP="00077303">
      <w:pPr>
        <w:pStyle w:val="Heading2"/>
        <w:numPr>
          <w:ilvl w:val="1"/>
          <w:numId w:val="2"/>
        </w:numPr>
        <w:tabs>
          <w:tab w:val="left" w:pos="768"/>
        </w:tabs>
        <w:spacing w:before="75"/>
        <w:ind w:left="768" w:hanging="541"/>
        <w:rPr>
          <w:rFonts w:ascii="Times New Roman" w:hAnsi="Times New Roman" w:cs="Times New Roman"/>
          <w:szCs w:val="24"/>
        </w:rPr>
      </w:pPr>
      <w:bookmarkStart w:id="153" w:name="9.3._Variables"/>
      <w:bookmarkStart w:id="154" w:name="_Toc185500718"/>
      <w:bookmarkEnd w:id="153"/>
      <w:r w:rsidRPr="00563771">
        <w:rPr>
          <w:rFonts w:ascii="Times New Roman" w:hAnsi="Times New Roman" w:cs="Times New Roman"/>
          <w:szCs w:val="24"/>
        </w:rPr>
        <w:t>Data</w:t>
      </w:r>
      <w:r w:rsidRPr="00563771">
        <w:rPr>
          <w:rFonts w:ascii="Times New Roman" w:hAnsi="Times New Roman" w:cs="Times New Roman"/>
          <w:spacing w:val="-3"/>
          <w:szCs w:val="24"/>
        </w:rPr>
        <w:t xml:space="preserve"> </w:t>
      </w:r>
      <w:r w:rsidRPr="00563771">
        <w:rPr>
          <w:rFonts w:ascii="Times New Roman" w:hAnsi="Times New Roman" w:cs="Times New Roman"/>
          <w:spacing w:val="-2"/>
          <w:szCs w:val="24"/>
        </w:rPr>
        <w:t>sources</w:t>
      </w:r>
      <w:bookmarkEnd w:id="154"/>
    </w:p>
    <w:p w14:paraId="766BC1E5" w14:textId="371E2493" w:rsidR="004B5102" w:rsidRPr="00563771" w:rsidDel="00692C25" w:rsidRDefault="004B5102" w:rsidP="00077303">
      <w:pPr>
        <w:pStyle w:val="BodyText"/>
        <w:spacing w:line="268" w:lineRule="auto"/>
        <w:ind w:right="264"/>
        <w:rPr>
          <w:del w:id="155" w:author="Viering, Tammo" w:date="2024-12-18T16:47:00Z" w16du:dateUtc="2024-12-18T15:47:00Z"/>
          <w:rFonts w:cs="Times New Roman"/>
          <w:color w:val="339966"/>
          <w:szCs w:val="24"/>
        </w:rPr>
      </w:pPr>
      <w:del w:id="156" w:author="Viering, Tammo" w:date="2024-12-18T16:47:00Z" w16du:dateUtc="2024-12-18T15:47:00Z">
        <w:r w:rsidRPr="00563771" w:rsidDel="00692C25">
          <w:rPr>
            <w:rFonts w:cs="Times New Roman"/>
            <w:color w:val="339966"/>
            <w:szCs w:val="24"/>
          </w:rPr>
          <w:delText>Description of data source(s) relevant to the research question and study objective</w:delText>
        </w:r>
        <w:r w:rsidR="0021270D" w:rsidRPr="00563771" w:rsidDel="00692C25">
          <w:rPr>
            <w:rFonts w:cs="Times New Roman"/>
            <w:color w:val="339966"/>
            <w:szCs w:val="24"/>
          </w:rPr>
          <w:delText>(</w:delText>
        </w:r>
        <w:r w:rsidRPr="00563771" w:rsidDel="00692C25">
          <w:rPr>
            <w:rFonts w:cs="Times New Roman"/>
            <w:color w:val="339966"/>
            <w:szCs w:val="24"/>
          </w:rPr>
          <w:delText>s</w:delText>
        </w:r>
        <w:r w:rsidR="0021270D" w:rsidRPr="00563771" w:rsidDel="00692C25">
          <w:rPr>
            <w:rFonts w:cs="Times New Roman"/>
            <w:color w:val="339966"/>
            <w:szCs w:val="24"/>
          </w:rPr>
          <w:delText>)</w:delText>
        </w:r>
        <w:r w:rsidRPr="00563771" w:rsidDel="00692C25">
          <w:rPr>
            <w:rFonts w:cs="Times New Roman"/>
            <w:color w:val="339966"/>
            <w:szCs w:val="24"/>
          </w:rPr>
          <w:delText xml:space="preserve">. </w:delText>
        </w:r>
        <w:r w:rsidRPr="00563771" w:rsidDel="00692C25">
          <w:rPr>
            <w:rFonts w:cs="Times New Roman"/>
            <w:color w:val="339966"/>
            <w:spacing w:val="-4"/>
            <w:szCs w:val="24"/>
          </w:rPr>
          <w:delText xml:space="preserve">If </w:delText>
        </w:r>
        <w:r w:rsidRPr="00563771" w:rsidDel="00692C25">
          <w:rPr>
            <w:rFonts w:cs="Times New Roman"/>
            <w:color w:val="339966"/>
            <w:szCs w:val="24"/>
          </w:rPr>
          <w:delText>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study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is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based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 xml:space="preserve">on secondary analysis </w:delText>
        </w:r>
        <w:r w:rsidR="0021270D" w:rsidRPr="00563771" w:rsidDel="00692C25">
          <w:rPr>
            <w:rFonts w:cs="Times New Roman"/>
            <w:color w:val="339966"/>
            <w:szCs w:val="24"/>
          </w:rPr>
          <w:delText xml:space="preserve">of </w:delText>
        </w:r>
        <w:r w:rsidRPr="00563771" w:rsidDel="00692C25">
          <w:rPr>
            <w:rFonts w:cs="Times New Roman"/>
            <w:color w:val="339966"/>
            <w:szCs w:val="24"/>
          </w:rPr>
          <w:delText xml:space="preserve">an existing data source, such as electronic health records or claims databases, any information on the validity of the recording and coding of the data should be reported. Linkage between data sources should be described as appropriate. </w:delText>
        </w:r>
      </w:del>
    </w:p>
    <w:p w14:paraId="1EFA730B" w14:textId="48672044" w:rsidR="004B5102" w:rsidDel="00692C25" w:rsidRDefault="004B5102" w:rsidP="004B5102">
      <w:pPr>
        <w:pStyle w:val="BodyText"/>
        <w:spacing w:line="268" w:lineRule="auto"/>
        <w:ind w:right="264"/>
        <w:rPr>
          <w:del w:id="157" w:author="Viering, Tammo" w:date="2024-12-18T16:47:00Z" w16du:dateUtc="2024-12-18T15:47:00Z"/>
          <w:rFonts w:cs="Times New Roman"/>
          <w:color w:val="339966"/>
          <w:szCs w:val="24"/>
        </w:rPr>
      </w:pPr>
      <w:del w:id="158" w:author="Viering, Tammo" w:date="2024-12-18T16:47:00Z" w16du:dateUtc="2024-12-18T15:47:00Z">
        <w:r w:rsidRPr="00563771" w:rsidDel="00692C25">
          <w:rPr>
            <w:rFonts w:cs="Times New Roman"/>
            <w:color w:val="339966"/>
            <w:szCs w:val="24"/>
          </w:rPr>
          <w:delText>If data collection methods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or</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instruments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are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tested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in</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a</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pilot/feasibility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study,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plans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for</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pilot/feasibility study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should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be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presented.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If</w:delText>
        </w:r>
        <w:r w:rsidRPr="00563771" w:rsidDel="00692C25">
          <w:rPr>
            <w:rFonts w:cs="Times New Roman"/>
            <w:color w:val="339966"/>
            <w:spacing w:val="-5"/>
            <w:szCs w:val="24"/>
          </w:rPr>
          <w:delText xml:space="preserve"> </w:delText>
        </w:r>
        <w:r w:rsidRPr="00563771" w:rsidDel="00692C25">
          <w:rPr>
            <w:rFonts w:cs="Times New Roman"/>
            <w:color w:val="339966"/>
            <w:szCs w:val="24"/>
          </w:rPr>
          <w:delText>such a study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has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already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been</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performed, a summary of the results should be reported.</w:delText>
        </w:r>
      </w:del>
    </w:p>
    <w:p w14:paraId="75F5C234" w14:textId="029DF272" w:rsidR="004B5102" w:rsidRPr="00077303" w:rsidRDefault="00EE08A6" w:rsidP="00077303">
      <w:r w:rsidRPr="00631807">
        <w:t>The analysis will be conducted using</w:t>
      </w:r>
      <w:r>
        <w:t xml:space="preserve"> EHR</w:t>
      </w:r>
      <w:r w:rsidR="00F801A0">
        <w:t>s from</w:t>
      </w:r>
      <w:r w:rsidR="00E874EC">
        <w:t xml:space="preserve"> the</w:t>
      </w:r>
      <w:r w:rsidR="00F801A0">
        <w:t xml:space="preserve"> THIN database. </w:t>
      </w:r>
      <w:r w:rsidR="001D6072" w:rsidRPr="001D6072">
        <w:t xml:space="preserve">THIN is a </w:t>
      </w:r>
      <w:r w:rsidR="00097DAE">
        <w:t>large-scale</w:t>
      </w:r>
      <w:r w:rsidR="001D6072" w:rsidRPr="001D6072">
        <w:t xml:space="preserve"> European </w:t>
      </w:r>
      <w:r w:rsidR="001D6072" w:rsidRPr="001D6072">
        <w:lastRenderedPageBreak/>
        <w:t>network</w:t>
      </w:r>
      <w:r w:rsidR="00FE6DA6">
        <w:t xml:space="preserve">, </w:t>
      </w:r>
      <w:r w:rsidR="00FE6DA6" w:rsidRPr="00FE6DA6">
        <w:t xml:space="preserve">collecting fully anonymized </w:t>
      </w:r>
      <w:r w:rsidR="00907706">
        <w:t xml:space="preserve">longitudinal </w:t>
      </w:r>
      <w:r w:rsidR="001D6072" w:rsidRPr="001D6072">
        <w:t xml:space="preserve">EHRs contributed by </w:t>
      </w:r>
      <w:r w:rsidR="00C23CC8">
        <w:t xml:space="preserve">primary care </w:t>
      </w:r>
      <w:r w:rsidR="001D6072" w:rsidRPr="001D6072">
        <w:t>physicians.</w:t>
      </w:r>
      <w:r w:rsidR="006C3C98">
        <w:t xml:space="preserve"> </w:t>
      </w:r>
      <w:r w:rsidR="001D6072" w:rsidRPr="001D6072">
        <w:t>Managed by Cegedim Health Data, it offers precise, ethical, and actionable longitudinal data, supporting research, health authorities, healthcare practitioners, and the pharmaceutical industry.</w:t>
      </w:r>
      <w:r w:rsidR="005029FB" w:rsidRPr="005029FB">
        <w:t xml:space="preserve"> </w:t>
      </w:r>
      <w:r w:rsidR="005029FB" w:rsidRPr="001D6072">
        <w:t>The database, updated in near real-time and delivered monthly, has a</w:t>
      </w:r>
      <w:r w:rsidR="00CB2AFE">
        <w:t>n</w:t>
      </w:r>
      <w:r w:rsidR="005029FB" w:rsidRPr="001D6072">
        <w:t xml:space="preserve"> </w:t>
      </w:r>
      <w:r w:rsidR="00AD317A">
        <w:t>average of more than seven years of observable patient history</w:t>
      </w:r>
      <w:r w:rsidR="005029FB" w:rsidRPr="001D6072">
        <w:t xml:space="preserve">, and </w:t>
      </w:r>
      <w:proofErr w:type="gramStart"/>
      <w:r w:rsidR="005029FB" w:rsidRPr="001D6072">
        <w:t>support</w:t>
      </w:r>
      <w:r w:rsidR="00CB2AFE">
        <w:t>ed</w:t>
      </w:r>
      <w:proofErr w:type="gramEnd"/>
      <w:r w:rsidR="005029FB" w:rsidRPr="001D6072">
        <w:t xml:space="preserve"> over 2,000 scientific publications.</w:t>
      </w:r>
      <w:r w:rsidR="00CB2AFE">
        <w:t xml:space="preserve"> </w:t>
      </w:r>
      <w:r w:rsidR="00E66CB9">
        <w:t xml:space="preserve">The </w:t>
      </w:r>
      <w:r w:rsidR="001D6072" w:rsidRPr="001D6072">
        <w:t xml:space="preserve">THIN </w:t>
      </w:r>
      <w:r w:rsidR="00E66CB9">
        <w:t xml:space="preserve">database </w:t>
      </w:r>
      <w:r w:rsidR="001D6072" w:rsidRPr="001D6072">
        <w:t>includes data from seven countries: France, UK, Spain, Italy, Germany, Belgium, and Romania, with over 72 million EHRs and more than 10 million new records added annually.</w:t>
      </w:r>
      <w:r w:rsidR="001178AF">
        <w:fldChar w:fldCharType="begin"/>
      </w:r>
      <w:r w:rsidR="00F10919">
        <w:instrText xml:space="preserve"> ADDIN EN.CITE &lt;EndNote&gt;&lt;Cite&gt;&lt;Author&gt;Cegedim Health Data&lt;/Author&gt;&lt;Year&gt;2024&lt;/Year&gt;&lt;RecNum&gt;13&lt;/RecNum&gt;&lt;DisplayText&gt;[7]&lt;/DisplayText&gt;&lt;record&gt;&lt;rec-number&gt;13&lt;/rec-number&gt;&lt;foreign-keys&gt;&lt;key app="EN" db-id="290ffp95gsdpsxef90ox9fpps2awr0epat50" timestamp="1734515257"&gt;13&lt;/key&gt;&lt;/foreign-keys&gt;&lt;ref-type name="Web Page"&gt;12&lt;/ref-type&gt;&lt;contributors&gt;&lt;authors&gt;&lt;author&gt;Cegedim Health Data,&lt;/author&gt;&lt;/authors&gt;&lt;/contributors&gt;&lt;titles&gt;&lt;title&gt;THIN® : The Health Improvement Network&lt;/title&gt;&lt;/titles&gt;&lt;number&gt;2024-12-18&lt;/number&gt;&lt;dates&gt;&lt;year&gt;2024&lt;/year&gt;&lt;/dates&gt;&lt;urls&gt;&lt;related-urls&gt;&lt;url&gt;https://www.cegedim-health-data.com/cegedim-health-data/thin-the-health-improvement-network/&lt;/url&gt;&lt;/related-urls&gt;&lt;/urls&gt;&lt;/record&gt;&lt;/Cite&gt;&lt;/EndNote&gt;</w:instrText>
      </w:r>
      <w:r w:rsidR="001178AF">
        <w:fldChar w:fldCharType="separate"/>
      </w:r>
      <w:r w:rsidR="00F10919">
        <w:rPr>
          <w:noProof/>
        </w:rPr>
        <w:t>[7]</w:t>
      </w:r>
      <w:r w:rsidR="001178AF">
        <w:fldChar w:fldCharType="end"/>
      </w:r>
      <w:r w:rsidR="001D6072" w:rsidRPr="001D6072">
        <w:t xml:space="preserve"> </w:t>
      </w:r>
      <w:r w:rsidR="00A86A62">
        <w:t xml:space="preserve">EHRs </w:t>
      </w:r>
      <w:r w:rsidR="0078094E" w:rsidRPr="0078094E">
        <w:t>contain detailed patient information, including demographics, diagnoses, treatments, and outcomes.</w:t>
      </w:r>
      <w:r w:rsidR="00090957">
        <w:t xml:space="preserve"> </w:t>
      </w:r>
      <w:r w:rsidR="00090957" w:rsidRPr="00090957">
        <w:t xml:space="preserve">Depending on the country, some information </w:t>
      </w:r>
      <w:r w:rsidR="00865B52">
        <w:t>is</w:t>
      </w:r>
      <w:r w:rsidR="00090957" w:rsidRPr="00090957">
        <w:t xml:space="preserve"> not available or </w:t>
      </w:r>
      <w:r w:rsidR="00E53CD1">
        <w:t>is not</w:t>
      </w:r>
      <w:r w:rsidR="00090957" w:rsidRPr="00090957">
        <w:t xml:space="preserve"> complete.</w:t>
      </w:r>
      <w:r w:rsidR="00E66CB9">
        <w:t xml:space="preserve"> </w:t>
      </w:r>
      <w:r w:rsidR="00E53CD1" w:rsidRPr="00E53CD1">
        <w:t xml:space="preserve">Correspondingly, certain outcomes will either </w:t>
      </w:r>
      <w:proofErr w:type="gramStart"/>
      <w:r w:rsidR="00E53CD1" w:rsidRPr="00E53CD1">
        <w:t>have to</w:t>
      </w:r>
      <w:proofErr w:type="gramEnd"/>
      <w:r w:rsidR="00E53CD1" w:rsidRPr="00E53CD1">
        <w:t xml:space="preserve"> be collected using different methods for each </w:t>
      </w:r>
      <w:proofErr w:type="gramStart"/>
      <w:r w:rsidR="00E53CD1" w:rsidRPr="00E53CD1">
        <w:t>country, or</w:t>
      </w:r>
      <w:proofErr w:type="gramEnd"/>
      <w:r w:rsidR="00E53CD1" w:rsidRPr="00E53CD1">
        <w:t xml:space="preserve"> not be collected at all</w:t>
      </w:r>
      <w:r w:rsidR="00E53CD1">
        <w:t>.</w:t>
      </w:r>
      <w:r w:rsidR="00E53CD1" w:rsidRPr="00E53CD1">
        <w:t xml:space="preserve"> </w:t>
      </w:r>
      <w:r w:rsidR="00E66CB9">
        <w:t>The database ex</w:t>
      </w:r>
      <w:r w:rsidR="00974CD4">
        <w:t xml:space="preserve">hibits good external validity for </w:t>
      </w:r>
      <w:r w:rsidR="00D61908">
        <w:t>real-world evidence studies.</w:t>
      </w:r>
      <w:r w:rsidR="00E40ED4">
        <w:fldChar w:fldCharType="begin">
          <w:fldData xml:space="preserve">PEVuZE5vdGU+PENpdGU+PEF1dGhvcj5MZXdpczwvQXV0aG9yPjxZZWFyPjIwMDc8L1llYXI+PFJl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</w:fldData>
        </w:fldChar>
      </w:r>
      <w:r w:rsidR="00F10919">
        <w:instrText xml:space="preserve"> ADDIN EN.CITE </w:instrText>
      </w:r>
      <w:r w:rsidR="00F10919">
        <w:fldChar w:fldCharType="begin">
          <w:fldData xml:space="preserve">PEVuZE5vdGU+PENpdGU+PEF1dGhvcj5MZXdpczwvQXV0aG9yPjxZZWFyPjIwMDc8L1llYXI+PFJl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</w:fldData>
        </w:fldChar>
      </w:r>
      <w:r w:rsidR="00F10919">
        <w:instrText xml:space="preserve"> ADDIN EN.CITE.DATA </w:instrText>
      </w:r>
      <w:r w:rsidR="00F10919">
        <w:fldChar w:fldCharType="end"/>
      </w:r>
      <w:r w:rsidR="00E40ED4">
        <w:fldChar w:fldCharType="separate"/>
      </w:r>
      <w:r w:rsidR="00F10919">
        <w:rPr>
          <w:noProof/>
        </w:rPr>
        <w:t>[8, 9]</w:t>
      </w:r>
      <w:r w:rsidR="00E40ED4">
        <w:fldChar w:fldCharType="end"/>
      </w:r>
    </w:p>
    <w:p w14:paraId="7C2B7C6A" w14:textId="3AE81EE3" w:rsidR="001D493C" w:rsidRPr="00563771" w:rsidRDefault="00A918C0" w:rsidP="007D6ADB">
      <w:pPr>
        <w:pStyle w:val="Heading2"/>
        <w:numPr>
          <w:ilvl w:val="1"/>
          <w:numId w:val="2"/>
        </w:numPr>
        <w:tabs>
          <w:tab w:val="left" w:pos="769"/>
        </w:tabs>
        <w:ind w:left="769" w:hanging="542"/>
        <w:rPr>
          <w:rFonts w:ascii="Times New Roman" w:hAnsi="Times New Roman" w:cs="Times New Roman"/>
          <w:szCs w:val="24"/>
        </w:rPr>
      </w:pPr>
      <w:bookmarkStart w:id="159" w:name="_Toc185500719"/>
      <w:r w:rsidRPr="00563771">
        <w:rPr>
          <w:rFonts w:ascii="Times New Roman" w:hAnsi="Times New Roman" w:cs="Times New Roman"/>
          <w:spacing w:val="-2"/>
          <w:szCs w:val="24"/>
        </w:rPr>
        <w:t>Variables</w:t>
      </w:r>
      <w:bookmarkEnd w:id="159"/>
    </w:p>
    <w:p w14:paraId="7C2B7C6C" w14:textId="6A9AFF79" w:rsidR="001D493C" w:rsidRPr="00563771" w:rsidDel="00692C25" w:rsidRDefault="00A918C0" w:rsidP="007D6ADB">
      <w:pPr>
        <w:pStyle w:val="BodyText"/>
        <w:spacing w:before="1" w:line="271" w:lineRule="auto"/>
        <w:ind w:right="868"/>
        <w:rPr>
          <w:del w:id="160" w:author="Viering, Tammo" w:date="2024-12-18T16:46:00Z" w16du:dateUtc="2024-12-18T15:46:00Z"/>
          <w:rFonts w:cs="Times New Roman"/>
          <w:szCs w:val="24"/>
        </w:rPr>
      </w:pPr>
      <w:del w:id="161" w:author="Viering, Tammo" w:date="2024-12-18T16:46:00Z" w16du:dateUtc="2024-12-18T15:46:00Z">
        <w:r w:rsidRPr="00563771" w:rsidDel="00692C25">
          <w:rPr>
            <w:rFonts w:cs="Times New Roman"/>
            <w:color w:val="339966"/>
            <w:szCs w:val="24"/>
          </w:rPr>
          <w:delText xml:space="preserve">Definition of exposures, outcomes, and other variables </w:delText>
        </w:r>
        <w:r w:rsidR="00BC4F47" w:rsidRPr="00563771" w:rsidDel="00692C25">
          <w:rPr>
            <w:rFonts w:cs="Times New Roman"/>
            <w:color w:val="339966"/>
            <w:szCs w:val="24"/>
          </w:rPr>
          <w:delText xml:space="preserve">(covariates) </w:delText>
        </w:r>
        <w:r w:rsidRPr="00563771" w:rsidDel="00692C25">
          <w:rPr>
            <w:rFonts w:cs="Times New Roman"/>
            <w:color w:val="339966"/>
            <w:szCs w:val="24"/>
          </w:rPr>
          <w:delText>including risk</w:delText>
        </w:r>
        <w:r w:rsidRPr="00563771" w:rsidDel="00692C25">
          <w:rPr>
            <w:rFonts w:cs="Times New Roman"/>
            <w:color w:val="339966"/>
            <w:spacing w:val="-5"/>
            <w:szCs w:val="24"/>
          </w:rPr>
          <w:delText xml:space="preserve"> </w:delText>
        </w:r>
        <w:r w:rsidRPr="00563771" w:rsidDel="00692C25">
          <w:rPr>
            <w:rFonts w:cs="Times New Roman"/>
            <w:color w:val="339966"/>
            <w:szCs w:val="24"/>
          </w:rPr>
          <w:delText>factors,</w:delText>
        </w:r>
        <w:r w:rsidRPr="00563771" w:rsidDel="00692C25">
          <w:rPr>
            <w:rFonts w:cs="Times New Roman"/>
            <w:color w:val="339966"/>
            <w:spacing w:val="-5"/>
            <w:szCs w:val="24"/>
          </w:rPr>
          <w:delText xml:space="preserve"> </w:delText>
        </w:r>
        <w:r w:rsidRPr="00563771" w:rsidDel="00692C25">
          <w:rPr>
            <w:rFonts w:cs="Times New Roman"/>
            <w:color w:val="339966"/>
            <w:szCs w:val="24"/>
          </w:rPr>
          <w:delText>co-morbidities,</w:delText>
        </w:r>
        <w:r w:rsidRPr="00563771" w:rsidDel="00692C25">
          <w:rPr>
            <w:rFonts w:cs="Times New Roman"/>
            <w:color w:val="339966"/>
            <w:spacing w:val="-5"/>
            <w:szCs w:val="24"/>
          </w:rPr>
          <w:delText xml:space="preserve"> </w:delText>
        </w:r>
        <w:r w:rsidRPr="00563771" w:rsidDel="00692C25">
          <w:rPr>
            <w:rFonts w:cs="Times New Roman"/>
            <w:color w:val="339966"/>
            <w:szCs w:val="24"/>
          </w:rPr>
          <w:delText>co-medications,</w:delText>
        </w:r>
        <w:r w:rsidRPr="00563771" w:rsidDel="00692C25">
          <w:rPr>
            <w:rFonts w:cs="Times New Roman"/>
            <w:color w:val="339966"/>
            <w:spacing w:val="-5"/>
            <w:szCs w:val="24"/>
          </w:rPr>
          <w:delText xml:space="preserve"> </w:delText>
        </w:r>
        <w:r w:rsidRPr="00563771" w:rsidDel="00692C25">
          <w:rPr>
            <w:rFonts w:cs="Times New Roman"/>
            <w:color w:val="339966"/>
            <w:szCs w:val="24"/>
          </w:rPr>
          <w:delText>etc.</w:delText>
        </w:r>
        <w:r w:rsidR="00BC4F47" w:rsidRPr="00563771" w:rsidDel="00692C25">
          <w:rPr>
            <w:rFonts w:cs="Times New Roman"/>
            <w:color w:val="339966"/>
            <w:szCs w:val="24"/>
          </w:rPr>
          <w:delText xml:space="preserve"> </w:delText>
        </w:r>
        <w:r w:rsidRPr="00563771" w:rsidDel="00692C25">
          <w:rPr>
            <w:rFonts w:cs="Times New Roman"/>
            <w:color w:val="339966"/>
            <w:szCs w:val="24"/>
          </w:rPr>
          <w:delText>with operational definitions and measurement</w:delText>
        </w:r>
        <w:r w:rsidR="00BC4F47" w:rsidRPr="00563771" w:rsidDel="00692C25">
          <w:rPr>
            <w:rFonts w:cs="Times New Roman"/>
            <w:color w:val="339966"/>
            <w:szCs w:val="24"/>
          </w:rPr>
          <w:delText>. P</w:delText>
        </w:r>
        <w:r w:rsidRPr="00563771" w:rsidDel="00692C25">
          <w:rPr>
            <w:rFonts w:cs="Times New Roman"/>
            <w:color w:val="339966"/>
            <w:szCs w:val="24"/>
          </w:rPr>
          <w:delText>otential confounding variables and effect modifiers should be specified</w:delText>
        </w:r>
        <w:r w:rsidR="00DD5765" w:rsidRPr="00563771" w:rsidDel="00692C25">
          <w:rPr>
            <w:rFonts w:cs="Times New Roman"/>
            <w:color w:val="339966"/>
            <w:szCs w:val="24"/>
          </w:rPr>
          <w:delText>; sub-heading</w:delText>
        </w:r>
        <w:r w:rsidR="00906C70" w:rsidDel="00692C25">
          <w:rPr>
            <w:rFonts w:cs="Times New Roman"/>
            <w:color w:val="339966"/>
            <w:szCs w:val="24"/>
          </w:rPr>
          <w:delText>s</w:delText>
        </w:r>
        <w:r w:rsidR="00DD5765" w:rsidRPr="00563771" w:rsidDel="00692C25">
          <w:rPr>
            <w:rFonts w:cs="Times New Roman"/>
            <w:color w:val="339966"/>
            <w:szCs w:val="24"/>
          </w:rPr>
          <w:delText xml:space="preserve"> should be included as appropriate and where needed</w:delText>
        </w:r>
        <w:r w:rsidRPr="00563771" w:rsidDel="00692C25">
          <w:rPr>
            <w:rFonts w:cs="Times New Roman"/>
            <w:color w:val="339966"/>
            <w:szCs w:val="24"/>
          </w:rPr>
          <w:delText>.</w:delText>
        </w:r>
      </w:del>
    </w:p>
    <w:p w14:paraId="05E59F59" w14:textId="6FA2E8FA" w:rsidR="001D493C" w:rsidRDefault="006C1E2A" w:rsidP="007D6ADB">
      <w:pPr>
        <w:spacing w:line="271" w:lineRule="auto"/>
        <w:rPr>
          <w:rFonts w:cs="Times New Roman"/>
          <w:szCs w:val="24"/>
        </w:rPr>
      </w:pPr>
      <w:r w:rsidRPr="006C1E2A">
        <w:rPr>
          <w:rFonts w:cs="Times New Roman"/>
          <w:szCs w:val="24"/>
        </w:rPr>
        <w:t>The following</w:t>
      </w:r>
      <w:r w:rsidR="00161D25">
        <w:rPr>
          <w:rFonts w:cs="Times New Roman"/>
          <w:szCs w:val="24"/>
        </w:rPr>
        <w:t xml:space="preserve"> (</w:t>
      </w:r>
      <w:r w:rsidR="0029172D">
        <w:rPr>
          <w:rFonts w:cs="Times New Roman"/>
          <w:szCs w:val="24"/>
        </w:rPr>
        <w:t xml:space="preserve">see </w:t>
      </w:r>
      <w:r w:rsidR="0029172D">
        <w:rPr>
          <w:rFonts w:cs="Times New Roman"/>
          <w:szCs w:val="24"/>
        </w:rPr>
        <w:fldChar w:fldCharType="begin"/>
      </w:r>
      <w:r w:rsidR="0029172D">
        <w:rPr>
          <w:rFonts w:cs="Times New Roman"/>
          <w:szCs w:val="24"/>
        </w:rPr>
        <w:instrText xml:space="preserve"> REF _Ref185337555 \h </w:instrText>
      </w:r>
      <w:r w:rsidR="0029172D">
        <w:rPr>
          <w:rFonts w:cs="Times New Roman"/>
          <w:szCs w:val="24"/>
        </w:rPr>
      </w:r>
      <w:r w:rsidR="0029172D">
        <w:rPr>
          <w:rFonts w:cs="Times New Roman"/>
          <w:szCs w:val="24"/>
        </w:rPr>
        <w:fldChar w:fldCharType="separate"/>
      </w:r>
      <w:r w:rsidR="005B7CB7" w:rsidRPr="00077303">
        <w:rPr>
          <w:b/>
          <w:bCs/>
          <w:i/>
          <w:iCs/>
        </w:rPr>
        <w:t xml:space="preserve">Table </w:t>
      </w:r>
      <w:r w:rsidR="005B7CB7">
        <w:rPr>
          <w:b/>
          <w:bCs/>
          <w:i/>
          <w:iCs/>
          <w:noProof/>
        </w:rPr>
        <w:t>1</w:t>
      </w:r>
      <w:r w:rsidR="0029172D">
        <w:rPr>
          <w:rFonts w:cs="Times New Roman"/>
          <w:szCs w:val="24"/>
        </w:rPr>
        <w:fldChar w:fldCharType="end"/>
      </w:r>
      <w:r w:rsidR="00161D25">
        <w:rPr>
          <w:rFonts w:cs="Times New Roman"/>
          <w:szCs w:val="24"/>
        </w:rPr>
        <w:t>)</w:t>
      </w:r>
      <w:r w:rsidRPr="006C1E2A">
        <w:rPr>
          <w:rFonts w:cs="Times New Roman"/>
          <w:szCs w:val="24"/>
        </w:rPr>
        <w:t xml:space="preserve"> are variables that will be extracted from the THIN database and analyzed to evaluate the research objectives.</w:t>
      </w:r>
      <w:r w:rsidR="00065B10">
        <w:rPr>
          <w:rFonts w:cs="Times New Roman"/>
          <w:szCs w:val="24"/>
        </w:rPr>
        <w:t xml:space="preserve"> </w:t>
      </w:r>
      <w:r w:rsidR="00A86759">
        <w:rPr>
          <w:rFonts w:cs="Times New Roman"/>
          <w:szCs w:val="24"/>
        </w:rPr>
        <w:t>O</w:t>
      </w:r>
      <w:r w:rsidR="00065B10">
        <w:rPr>
          <w:rFonts w:cs="Times New Roman"/>
          <w:szCs w:val="24"/>
        </w:rPr>
        <w:t xml:space="preserve">utcomes will be assessed </w:t>
      </w:r>
      <w:r w:rsidR="005767F7">
        <w:rPr>
          <w:rFonts w:cs="Times New Roman"/>
          <w:szCs w:val="24"/>
        </w:rPr>
        <w:t>separately</w:t>
      </w:r>
      <w:r w:rsidR="00065B10">
        <w:rPr>
          <w:rFonts w:cs="Times New Roman"/>
          <w:szCs w:val="24"/>
        </w:rPr>
        <w:t xml:space="preserve"> </w:t>
      </w:r>
      <w:r w:rsidR="005767F7">
        <w:rPr>
          <w:rFonts w:cs="Times New Roman"/>
          <w:szCs w:val="24"/>
        </w:rPr>
        <w:t>for the migraine and the headache study cohorts.</w:t>
      </w:r>
      <w:r w:rsidR="004D5260">
        <w:rPr>
          <w:rFonts w:cs="Times New Roman"/>
          <w:szCs w:val="24"/>
        </w:rPr>
        <w:t xml:space="preserve"> If not stated otherwise, </w:t>
      </w:r>
      <w:r w:rsidR="00960BDD">
        <w:rPr>
          <w:rFonts w:cs="Times New Roman"/>
          <w:szCs w:val="24"/>
        </w:rPr>
        <w:t xml:space="preserve">outcomes are assessed </w:t>
      </w:r>
      <w:proofErr w:type="gramStart"/>
      <w:r w:rsidR="00960BDD">
        <w:rPr>
          <w:rFonts w:cs="Times New Roman"/>
          <w:szCs w:val="24"/>
        </w:rPr>
        <w:t>throughout</w:t>
      </w:r>
      <w:proofErr w:type="gramEnd"/>
      <w:r w:rsidR="00960BDD">
        <w:rPr>
          <w:rFonts w:cs="Times New Roman"/>
          <w:szCs w:val="24"/>
        </w:rPr>
        <w:t xml:space="preserve"> follow-up</w:t>
      </w:r>
      <w:r w:rsidR="003A1C34">
        <w:rPr>
          <w:rFonts w:cs="Times New Roman"/>
          <w:szCs w:val="24"/>
        </w:rPr>
        <w:t xml:space="preserve"> </w:t>
      </w:r>
      <w:r w:rsidR="003A1C34" w:rsidRPr="003A1C34">
        <w:rPr>
          <w:rFonts w:cs="Times New Roman"/>
          <w:szCs w:val="24"/>
        </w:rPr>
        <w:t>and relevant contacts are only those</w:t>
      </w:r>
      <w:r w:rsidR="003A1C34">
        <w:rPr>
          <w:rFonts w:cs="Times New Roman"/>
          <w:szCs w:val="24"/>
        </w:rPr>
        <w:t xml:space="preserve"> </w:t>
      </w:r>
      <w:r w:rsidR="003A1C34" w:rsidRPr="003A1C34">
        <w:rPr>
          <w:rFonts w:cs="Times New Roman"/>
          <w:szCs w:val="24"/>
        </w:rPr>
        <w:t>associated with a headache disorder diagnosis code (G43, G44, or R51)</w:t>
      </w:r>
      <w:r w:rsidR="00960BDD">
        <w:rPr>
          <w:rFonts w:cs="Times New Roman"/>
          <w:szCs w:val="24"/>
        </w:rPr>
        <w:t>.</w:t>
      </w:r>
    </w:p>
    <w:p w14:paraId="7A0CFD54" w14:textId="09163E08" w:rsidR="00161D25" w:rsidRDefault="00161D25" w:rsidP="007D6ADB">
      <w:pPr>
        <w:spacing w:line="271" w:lineRule="auto"/>
        <w:rPr>
          <w:rFonts w:cs="Times New Roman"/>
          <w:szCs w:val="24"/>
        </w:rPr>
      </w:pPr>
      <w:commentRangeStart w:id="162"/>
      <w:r w:rsidRPr="00077303">
        <w:rPr>
          <w:b/>
          <w:bCs/>
          <w:i/>
          <w:iCs/>
        </w:rPr>
        <w:t xml:space="preserve">Table </w:t>
      </w:r>
      <w:r w:rsidRPr="00077303">
        <w:rPr>
          <w:b/>
          <w:bCs/>
          <w:i/>
          <w:iCs/>
        </w:rPr>
        <w:fldChar w:fldCharType="begin"/>
      </w:r>
      <w:r w:rsidRPr="00077303">
        <w:rPr>
          <w:b/>
          <w:bCs/>
          <w:i/>
          <w:iCs/>
        </w:rPr>
        <w:instrText xml:space="preserve"> SEQ Table \* ARABIC </w:instrText>
      </w:r>
      <w:r w:rsidRPr="00077303">
        <w:rPr>
          <w:b/>
          <w:bCs/>
          <w:i/>
          <w:iCs/>
        </w:rPr>
        <w:fldChar w:fldCharType="separate"/>
      </w:r>
      <w:r w:rsidR="005B7CB7">
        <w:rPr>
          <w:b/>
          <w:bCs/>
          <w:i/>
          <w:iCs/>
          <w:noProof/>
        </w:rPr>
        <w:t>2</w:t>
      </w:r>
      <w:r w:rsidRPr="00077303">
        <w:rPr>
          <w:b/>
          <w:bCs/>
          <w:i/>
          <w:iCs/>
        </w:rPr>
        <w:fldChar w:fldCharType="end"/>
      </w:r>
      <w:r w:rsidRPr="00077303">
        <w:rPr>
          <w:b/>
          <w:bCs/>
          <w:i/>
          <w:iCs/>
        </w:rPr>
        <w:t>:</w:t>
      </w:r>
      <w:r w:rsidRPr="00077303">
        <w:rPr>
          <w:i/>
          <w:iCs/>
        </w:rPr>
        <w:t xml:space="preserve"> </w:t>
      </w:r>
      <w:r w:rsidR="0029172D">
        <w:rPr>
          <w:i/>
          <w:iCs/>
        </w:rPr>
        <w:t>Outcome variables for the evaluation of the research objectives.</w:t>
      </w:r>
      <w:commentRangeEnd w:id="162"/>
      <w:r w:rsidR="000C44B1">
        <w:rPr>
          <w:rStyle w:val="CommentReference"/>
        </w:rPr>
        <w:commentReference w:id="162"/>
      </w:r>
    </w:p>
    <w:tbl>
      <w:tblPr>
        <w:tblStyle w:val="TableGrid"/>
        <w:tblW w:w="0" w:type="auto"/>
        <w:tblInd w:w="227" w:type="dxa"/>
        <w:tblCellMar>
          <w:top w:w="28" w:type="dxa"/>
          <w:bottom w:w="28" w:type="dxa"/>
        </w:tblCellMar>
        <w:tblLook w:val="04A0" w:firstRow="1" w:lastRow="0" w:firstColumn="1" w:lastColumn="0" w:noHBand="0" w:noVBand="1"/>
      </w:tblPr>
      <w:tblGrid>
        <w:gridCol w:w="1464"/>
        <w:gridCol w:w="1775"/>
        <w:gridCol w:w="3866"/>
        <w:gridCol w:w="1245"/>
        <w:gridCol w:w="1283"/>
      </w:tblGrid>
      <w:tr w:rsidR="003277F3" w14:paraId="1F389F1E" w14:textId="4959053E" w:rsidTr="00E37980">
        <w:trPr>
          <w:trHeight w:val="110"/>
        </w:trPr>
        <w:tc>
          <w:tcPr>
            <w:tcW w:w="1464" w:type="dxa"/>
            <w:shd w:val="clear" w:color="auto" w:fill="FFFF00"/>
          </w:tcPr>
          <w:p w14:paraId="0774F516" w14:textId="451FACF5" w:rsidR="003277F3" w:rsidRPr="006428BC" w:rsidRDefault="003277F3" w:rsidP="006428BC">
            <w:pPr>
              <w:spacing w:before="0" w:after="0" w:line="240" w:lineRule="auto"/>
              <w:ind w:left="0"/>
              <w:jc w:val="left"/>
              <w:rPr>
                <w:b/>
                <w:bCs/>
                <w:sz w:val="20"/>
              </w:rPr>
            </w:pPr>
            <w:r>
              <w:rPr>
                <w:b/>
                <w:bCs/>
                <w:sz w:val="20"/>
              </w:rPr>
              <w:t>(RI Reference only, will delete</w:t>
            </w:r>
            <w:r w:rsidR="00643053">
              <w:rPr>
                <w:b/>
                <w:bCs/>
                <w:sz w:val="20"/>
              </w:rPr>
              <w:t xml:space="preserve"> this column</w:t>
            </w:r>
            <w:r>
              <w:rPr>
                <w:b/>
                <w:bCs/>
                <w:sz w:val="20"/>
              </w:rPr>
              <w:t xml:space="preserve"> when all edits are done)</w:t>
            </w:r>
          </w:p>
        </w:tc>
        <w:tc>
          <w:tcPr>
            <w:tcW w:w="1775" w:type="dxa"/>
          </w:tcPr>
          <w:p w14:paraId="0E3FA7C9" w14:textId="2664E369" w:rsidR="003277F3" w:rsidRPr="006428BC" w:rsidRDefault="003277F3" w:rsidP="006428BC">
            <w:pPr>
              <w:spacing w:before="0" w:after="0" w:line="240" w:lineRule="auto"/>
              <w:ind w:left="0"/>
              <w:jc w:val="left"/>
              <w:rPr>
                <w:b/>
                <w:bCs/>
                <w:sz w:val="20"/>
              </w:rPr>
            </w:pPr>
            <w:r w:rsidRPr="006428BC">
              <w:rPr>
                <w:b/>
                <w:bCs/>
                <w:sz w:val="20"/>
              </w:rPr>
              <w:t>Outcome variable</w:t>
            </w:r>
          </w:p>
        </w:tc>
        <w:tc>
          <w:tcPr>
            <w:tcW w:w="3866" w:type="dxa"/>
          </w:tcPr>
          <w:p w14:paraId="3B14922D" w14:textId="590A112F" w:rsidR="003277F3" w:rsidRPr="006428BC" w:rsidRDefault="003277F3" w:rsidP="006428BC">
            <w:pPr>
              <w:spacing w:before="0" w:after="0" w:line="240" w:lineRule="auto"/>
              <w:ind w:left="0"/>
              <w:jc w:val="left"/>
              <w:rPr>
                <w:b/>
                <w:bCs/>
                <w:sz w:val="20"/>
              </w:rPr>
            </w:pPr>
            <w:r w:rsidRPr="006428BC">
              <w:rPr>
                <w:b/>
                <w:bCs/>
                <w:sz w:val="20"/>
              </w:rPr>
              <w:t>Definition</w:t>
            </w:r>
          </w:p>
        </w:tc>
        <w:tc>
          <w:tcPr>
            <w:tcW w:w="1245" w:type="dxa"/>
          </w:tcPr>
          <w:p w14:paraId="14B06CBB" w14:textId="35BEA862" w:rsidR="003277F3" w:rsidRPr="006428BC" w:rsidRDefault="00643053" w:rsidP="006428BC">
            <w:pPr>
              <w:spacing w:before="0" w:after="0" w:line="240" w:lineRule="auto"/>
              <w:ind w:left="0"/>
              <w:jc w:val="left"/>
              <w:rPr>
                <w:b/>
                <w:bCs/>
                <w:sz w:val="20"/>
              </w:rPr>
            </w:pPr>
            <w:r>
              <w:rPr>
                <w:b/>
                <w:bCs/>
                <w:sz w:val="20"/>
              </w:rPr>
              <w:t>Cohort 1</w:t>
            </w:r>
          </w:p>
        </w:tc>
        <w:tc>
          <w:tcPr>
            <w:tcW w:w="1283" w:type="dxa"/>
          </w:tcPr>
          <w:p w14:paraId="772AE480" w14:textId="2183E600" w:rsidR="003277F3" w:rsidRPr="006428BC" w:rsidRDefault="00643053" w:rsidP="006428BC">
            <w:pPr>
              <w:spacing w:before="0" w:after="0" w:line="240" w:lineRule="auto"/>
              <w:ind w:left="0"/>
              <w:jc w:val="left"/>
              <w:rPr>
                <w:b/>
                <w:bCs/>
                <w:sz w:val="20"/>
              </w:rPr>
            </w:pPr>
            <w:r>
              <w:rPr>
                <w:b/>
                <w:bCs/>
                <w:sz w:val="20"/>
              </w:rPr>
              <w:t>Cohort 2</w:t>
            </w:r>
          </w:p>
        </w:tc>
      </w:tr>
      <w:tr w:rsidR="003277F3" w14:paraId="429B6F12" w14:textId="6B4C10AA" w:rsidTr="003277F3">
        <w:trPr>
          <w:trHeight w:val="110"/>
        </w:trPr>
        <w:tc>
          <w:tcPr>
            <w:tcW w:w="1464" w:type="dxa"/>
          </w:tcPr>
          <w:p w14:paraId="4A30EDB9" w14:textId="77777777" w:rsidR="003277F3" w:rsidRPr="00E149A4" w:rsidRDefault="003277F3" w:rsidP="006428BC">
            <w:pPr>
              <w:spacing w:before="0" w:after="0" w:line="240" w:lineRule="auto"/>
              <w:ind w:left="0"/>
              <w:jc w:val="left"/>
              <w:rPr>
                <w:b/>
                <w:bCs/>
                <w:i/>
                <w:iCs/>
                <w:sz w:val="20"/>
              </w:rPr>
            </w:pPr>
          </w:p>
        </w:tc>
        <w:tc>
          <w:tcPr>
            <w:tcW w:w="8169" w:type="dxa"/>
            <w:gridSpan w:val="4"/>
          </w:tcPr>
          <w:p w14:paraId="60282A7D" w14:textId="55376BD7" w:rsidR="003277F3" w:rsidRPr="00E149A4" w:rsidRDefault="003277F3" w:rsidP="006428BC">
            <w:pPr>
              <w:spacing w:before="0" w:after="0" w:line="240" w:lineRule="auto"/>
              <w:ind w:left="0"/>
              <w:jc w:val="left"/>
              <w:rPr>
                <w:b/>
                <w:bCs/>
                <w:i/>
                <w:iCs/>
                <w:sz w:val="20"/>
              </w:rPr>
            </w:pPr>
            <w:r w:rsidRPr="00E149A4">
              <w:rPr>
                <w:b/>
                <w:bCs/>
                <w:i/>
                <w:iCs/>
                <w:sz w:val="20"/>
              </w:rPr>
              <w:t xml:space="preserve">To assess the number of GP </w:t>
            </w:r>
            <w:r>
              <w:rPr>
                <w:b/>
                <w:bCs/>
                <w:i/>
                <w:iCs/>
                <w:sz w:val="20"/>
              </w:rPr>
              <w:t>visits</w:t>
            </w:r>
            <w:r w:rsidRPr="00E149A4">
              <w:rPr>
                <w:b/>
                <w:bCs/>
                <w:i/>
                <w:iCs/>
                <w:sz w:val="20"/>
              </w:rPr>
              <w:t xml:space="preserve"> of headache disorder patients</w:t>
            </w:r>
          </w:p>
        </w:tc>
      </w:tr>
      <w:tr w:rsidR="003277F3" w14:paraId="028A3A24" w14:textId="3393B249" w:rsidTr="003277F3">
        <w:trPr>
          <w:trHeight w:val="110"/>
        </w:trPr>
        <w:tc>
          <w:tcPr>
            <w:tcW w:w="1464" w:type="dxa"/>
          </w:tcPr>
          <w:p w14:paraId="0D763568" w14:textId="7CFA03A4" w:rsidR="003277F3" w:rsidRPr="00AF5176" w:rsidRDefault="003277F3" w:rsidP="006428BC">
            <w:pPr>
              <w:spacing w:before="0" w:after="0" w:line="240" w:lineRule="auto"/>
              <w:ind w:left="0"/>
              <w:jc w:val="left"/>
              <w:rPr>
                <w:sz w:val="20"/>
              </w:rPr>
            </w:pPr>
            <w:r>
              <w:rPr>
                <w:sz w:val="20"/>
              </w:rPr>
              <w:t>Cov1_1</w:t>
            </w:r>
          </w:p>
        </w:tc>
        <w:tc>
          <w:tcPr>
            <w:tcW w:w="1775" w:type="dxa"/>
          </w:tcPr>
          <w:p w14:paraId="5274858D" w14:textId="6703879B" w:rsidR="003277F3" w:rsidRPr="00AF5176" w:rsidRDefault="003277F3" w:rsidP="006428BC">
            <w:pPr>
              <w:spacing w:before="0" w:after="0" w:line="240" w:lineRule="auto"/>
              <w:ind w:left="0"/>
              <w:jc w:val="left"/>
              <w:rPr>
                <w:sz w:val="20"/>
              </w:rPr>
            </w:pPr>
            <w:commentRangeStart w:id="163"/>
            <w:r w:rsidRPr="00AF5176">
              <w:rPr>
                <w:sz w:val="20"/>
              </w:rPr>
              <w:t xml:space="preserve">GP </w:t>
            </w:r>
            <w:r>
              <w:rPr>
                <w:sz w:val="20"/>
              </w:rPr>
              <w:t>visits associated with headache disorder</w:t>
            </w:r>
          </w:p>
        </w:tc>
        <w:tc>
          <w:tcPr>
            <w:tcW w:w="3866" w:type="dxa"/>
          </w:tcPr>
          <w:p w14:paraId="5B345ABF" w14:textId="2B640AF5" w:rsidR="003277F3" w:rsidRPr="006428BC" w:rsidRDefault="003277F3" w:rsidP="006428BC">
            <w:pPr>
              <w:spacing w:before="0" w:after="0" w:line="240" w:lineRule="auto"/>
              <w:ind w:left="0"/>
              <w:jc w:val="left"/>
              <w:rPr>
                <w:b/>
                <w:bCs/>
                <w:sz w:val="20"/>
              </w:rPr>
            </w:pPr>
            <w:r w:rsidRPr="006428BC">
              <w:rPr>
                <w:sz w:val="20"/>
              </w:rPr>
              <w:t>Discrete variable giving the number of</w:t>
            </w:r>
            <w:r>
              <w:rPr>
                <w:sz w:val="20"/>
              </w:rPr>
              <w:t xml:space="preserve"> GP visits associated with headache disorders. </w:t>
            </w:r>
            <w:commentRangeEnd w:id="163"/>
            <w:r>
              <w:rPr>
                <w:rStyle w:val="CommentReference"/>
                <w14:ligatures w14:val="none"/>
              </w:rPr>
              <w:commentReference w:id="163"/>
            </w:r>
          </w:p>
        </w:tc>
        <w:tc>
          <w:tcPr>
            <w:tcW w:w="1245" w:type="dxa"/>
          </w:tcPr>
          <w:p w14:paraId="70D8F307" w14:textId="5ED29B5C" w:rsidR="003277F3" w:rsidRPr="006428BC" w:rsidRDefault="003277F3" w:rsidP="006428BC">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442B6380" w14:textId="75AED567" w:rsidR="003277F3" w:rsidRPr="006428BC" w:rsidRDefault="003277F3" w:rsidP="006428BC">
            <w:pPr>
              <w:spacing w:before="0" w:after="0" w:line="240" w:lineRule="auto"/>
              <w:ind w:left="0"/>
              <w:jc w:val="left"/>
              <w:rPr>
                <w:sz w:val="20"/>
              </w:rPr>
            </w:pPr>
            <w:r w:rsidRPr="000C44B1">
              <w:rPr>
                <w:rFonts w:ascii="Wingdings" w:eastAsia="Wingdings" w:hAnsi="Wingdings" w:cs="Wingdings"/>
                <w:sz w:val="28"/>
                <w:szCs w:val="28"/>
              </w:rPr>
              <w:t>û</w:t>
            </w:r>
          </w:p>
        </w:tc>
      </w:tr>
      <w:tr w:rsidR="003277F3" w14:paraId="75CB4DE2" w14:textId="77777777" w:rsidTr="003277F3">
        <w:trPr>
          <w:trHeight w:val="110"/>
        </w:trPr>
        <w:tc>
          <w:tcPr>
            <w:tcW w:w="1464" w:type="dxa"/>
          </w:tcPr>
          <w:p w14:paraId="5CA5E350" w14:textId="25E607DB" w:rsidR="003277F3" w:rsidRDefault="003277F3" w:rsidP="003277F3">
            <w:pPr>
              <w:spacing w:before="0" w:after="0" w:line="240" w:lineRule="auto"/>
              <w:ind w:left="0"/>
              <w:jc w:val="left"/>
              <w:rPr>
                <w:sz w:val="20"/>
              </w:rPr>
            </w:pPr>
            <w:r>
              <w:rPr>
                <w:sz w:val="20"/>
              </w:rPr>
              <w:t>Cov1_2</w:t>
            </w:r>
          </w:p>
        </w:tc>
        <w:tc>
          <w:tcPr>
            <w:tcW w:w="1775" w:type="dxa"/>
          </w:tcPr>
          <w:p w14:paraId="4FB3C9BD" w14:textId="29AC9391" w:rsidR="003277F3" w:rsidRPr="00AF5176" w:rsidRDefault="003277F3" w:rsidP="003277F3">
            <w:pPr>
              <w:spacing w:before="0" w:after="0" w:line="240" w:lineRule="auto"/>
              <w:ind w:left="0"/>
              <w:jc w:val="left"/>
              <w:rPr>
                <w:sz w:val="20"/>
              </w:rPr>
            </w:pPr>
            <w:r>
              <w:rPr>
                <w:sz w:val="20"/>
              </w:rPr>
              <w:t>All-cause GP visits</w:t>
            </w:r>
          </w:p>
        </w:tc>
        <w:tc>
          <w:tcPr>
            <w:tcW w:w="3866" w:type="dxa"/>
          </w:tcPr>
          <w:p w14:paraId="3F4F414F" w14:textId="29CDB57D" w:rsidR="003277F3" w:rsidRPr="006428BC" w:rsidRDefault="003277F3" w:rsidP="003277F3">
            <w:pPr>
              <w:spacing w:before="0" w:after="0" w:line="240" w:lineRule="auto"/>
              <w:ind w:left="0"/>
              <w:jc w:val="left"/>
              <w:rPr>
                <w:sz w:val="20"/>
              </w:rPr>
            </w:pPr>
            <w:r>
              <w:rPr>
                <w:sz w:val="20"/>
              </w:rPr>
              <w:t>Discreet variable giving the number of all-cause GP visits.</w:t>
            </w:r>
          </w:p>
        </w:tc>
        <w:tc>
          <w:tcPr>
            <w:tcW w:w="1245" w:type="dxa"/>
          </w:tcPr>
          <w:p w14:paraId="5E8951E2" w14:textId="514C6C88" w:rsidR="003277F3" w:rsidRPr="000C44B1" w:rsidRDefault="003277F3" w:rsidP="003277F3">
            <w:pPr>
              <w:spacing w:before="0" w:after="0" w:line="240" w:lineRule="auto"/>
              <w:ind w:left="0"/>
              <w:jc w:val="left"/>
              <w:rPr>
                <w:sz w:val="28"/>
                <w:szCs w:val="28"/>
              </w:rPr>
            </w:pPr>
            <w:r w:rsidRPr="000C44B1">
              <w:rPr>
                <w:rFonts w:ascii="Wingdings" w:eastAsia="Wingdings" w:hAnsi="Wingdings" w:cs="Wingdings"/>
                <w:sz w:val="28"/>
                <w:szCs w:val="28"/>
              </w:rPr>
              <w:t>ü</w:t>
            </w:r>
          </w:p>
        </w:tc>
        <w:tc>
          <w:tcPr>
            <w:tcW w:w="1283" w:type="dxa"/>
          </w:tcPr>
          <w:p w14:paraId="5517314E" w14:textId="7BEC72AC" w:rsidR="003277F3" w:rsidRPr="000C44B1" w:rsidRDefault="003277F3" w:rsidP="003277F3">
            <w:pPr>
              <w:spacing w:before="0" w:after="0" w:line="240" w:lineRule="auto"/>
              <w:ind w:left="0"/>
              <w:jc w:val="left"/>
              <w:rPr>
                <w:sz w:val="28"/>
                <w:szCs w:val="28"/>
              </w:rPr>
            </w:pPr>
            <w:r w:rsidRPr="000C44B1">
              <w:rPr>
                <w:rFonts w:ascii="Wingdings" w:eastAsia="Wingdings" w:hAnsi="Wingdings" w:cs="Wingdings"/>
                <w:sz w:val="28"/>
                <w:szCs w:val="28"/>
              </w:rPr>
              <w:t>ü</w:t>
            </w:r>
          </w:p>
        </w:tc>
      </w:tr>
      <w:tr w:rsidR="003277F3" w14:paraId="19989731" w14:textId="6FAFE3C6" w:rsidTr="003277F3">
        <w:trPr>
          <w:trHeight w:val="110"/>
        </w:trPr>
        <w:tc>
          <w:tcPr>
            <w:tcW w:w="1464" w:type="dxa"/>
          </w:tcPr>
          <w:p w14:paraId="41990547" w14:textId="787C4487" w:rsidR="003277F3" w:rsidRPr="00AF5176" w:rsidRDefault="003277F3" w:rsidP="003277F3">
            <w:pPr>
              <w:spacing w:before="0" w:after="0" w:line="240" w:lineRule="auto"/>
              <w:ind w:left="0"/>
              <w:jc w:val="left"/>
              <w:rPr>
                <w:sz w:val="20"/>
              </w:rPr>
            </w:pPr>
            <w:r>
              <w:rPr>
                <w:sz w:val="20"/>
              </w:rPr>
              <w:t>Cov1_3</w:t>
            </w:r>
          </w:p>
        </w:tc>
        <w:tc>
          <w:tcPr>
            <w:tcW w:w="1775" w:type="dxa"/>
          </w:tcPr>
          <w:p w14:paraId="74823C69" w14:textId="266D13B0" w:rsidR="003277F3" w:rsidRPr="00AF5176" w:rsidRDefault="003277F3" w:rsidP="003277F3">
            <w:pPr>
              <w:spacing w:before="0" w:after="0" w:line="240" w:lineRule="auto"/>
              <w:ind w:left="0"/>
              <w:jc w:val="left"/>
              <w:rPr>
                <w:sz w:val="20"/>
              </w:rPr>
            </w:pPr>
            <w:r w:rsidRPr="00AF5176">
              <w:rPr>
                <w:sz w:val="20"/>
              </w:rPr>
              <w:t xml:space="preserve">Annualized </w:t>
            </w:r>
            <w:r>
              <w:rPr>
                <w:sz w:val="20"/>
              </w:rPr>
              <w:t xml:space="preserve">All-cause </w:t>
            </w:r>
            <w:r w:rsidRPr="00AF5176">
              <w:rPr>
                <w:sz w:val="20"/>
              </w:rPr>
              <w:t xml:space="preserve">GP </w:t>
            </w:r>
            <w:r>
              <w:rPr>
                <w:sz w:val="20"/>
              </w:rPr>
              <w:t>visits</w:t>
            </w:r>
          </w:p>
        </w:tc>
        <w:tc>
          <w:tcPr>
            <w:tcW w:w="3866" w:type="dxa"/>
          </w:tcPr>
          <w:p w14:paraId="435471A5" w14:textId="3F3B51B5" w:rsidR="003277F3" w:rsidRPr="006428BC" w:rsidRDefault="003277F3" w:rsidP="003277F3">
            <w:pPr>
              <w:spacing w:before="0" w:after="0" w:line="240" w:lineRule="auto"/>
              <w:ind w:left="0"/>
              <w:jc w:val="left"/>
              <w:rPr>
                <w:b/>
                <w:bCs/>
                <w:sz w:val="20"/>
              </w:rPr>
            </w:pPr>
            <w:commentRangeStart w:id="164"/>
            <w:r w:rsidRPr="006428BC">
              <w:rPr>
                <w:sz w:val="20"/>
              </w:rPr>
              <w:t>Continuous variable giving the annualized number</w:t>
            </w:r>
            <w:r>
              <w:rPr>
                <w:sz w:val="20"/>
              </w:rPr>
              <w:t xml:space="preserve"> of GP visits </w:t>
            </w:r>
            <w:r w:rsidRPr="006428BC">
              <w:rPr>
                <w:sz w:val="20"/>
              </w:rPr>
              <w:t>based on the patients’ follow-up length</w:t>
            </w:r>
            <w:r>
              <w:rPr>
                <w:sz w:val="20"/>
              </w:rPr>
              <w:t xml:space="preserve">. </w:t>
            </w:r>
            <w:commentRangeEnd w:id="164"/>
            <w:r>
              <w:rPr>
                <w:rStyle w:val="CommentReference"/>
                <w14:ligatures w14:val="none"/>
              </w:rPr>
              <w:commentReference w:id="164"/>
            </w:r>
          </w:p>
        </w:tc>
        <w:tc>
          <w:tcPr>
            <w:tcW w:w="1245" w:type="dxa"/>
          </w:tcPr>
          <w:p w14:paraId="36D390A3" w14:textId="7913DA01"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49C207C8" w14:textId="38A97821"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r>
    </w:tbl>
    <w:p w14:paraId="3ED90FE2" w14:textId="77777777" w:rsidR="00643053" w:rsidRDefault="00643053">
      <w:r>
        <w:br w:type="page"/>
      </w:r>
    </w:p>
    <w:tbl>
      <w:tblPr>
        <w:tblStyle w:val="TableGrid"/>
        <w:tblW w:w="0" w:type="auto"/>
        <w:tblInd w:w="227" w:type="dxa"/>
        <w:tblCellMar>
          <w:top w:w="28" w:type="dxa"/>
          <w:bottom w:w="28" w:type="dxa"/>
        </w:tblCellMar>
        <w:tblLook w:val="04A0" w:firstRow="1" w:lastRow="0" w:firstColumn="1" w:lastColumn="0" w:noHBand="0" w:noVBand="1"/>
      </w:tblPr>
      <w:tblGrid>
        <w:gridCol w:w="1464"/>
        <w:gridCol w:w="1775"/>
        <w:gridCol w:w="3866"/>
        <w:gridCol w:w="1245"/>
        <w:gridCol w:w="1283"/>
      </w:tblGrid>
      <w:tr w:rsidR="003277F3" w14:paraId="00D4A3E0" w14:textId="282EF50A" w:rsidTr="003277F3">
        <w:trPr>
          <w:trHeight w:val="107"/>
        </w:trPr>
        <w:tc>
          <w:tcPr>
            <w:tcW w:w="1464" w:type="dxa"/>
          </w:tcPr>
          <w:p w14:paraId="6E5361BD" w14:textId="1C2126C5" w:rsidR="003277F3" w:rsidRPr="00880DF6" w:rsidRDefault="003277F3" w:rsidP="003277F3">
            <w:pPr>
              <w:spacing w:before="0" w:after="0" w:line="240" w:lineRule="auto"/>
              <w:ind w:left="0"/>
              <w:jc w:val="left"/>
              <w:rPr>
                <w:b/>
                <w:bCs/>
                <w:i/>
                <w:iCs/>
                <w:sz w:val="20"/>
              </w:rPr>
            </w:pPr>
          </w:p>
        </w:tc>
        <w:tc>
          <w:tcPr>
            <w:tcW w:w="8169" w:type="dxa"/>
            <w:gridSpan w:val="4"/>
          </w:tcPr>
          <w:p w14:paraId="2C7B3A2E" w14:textId="5D645D12" w:rsidR="003277F3" w:rsidRPr="00880DF6" w:rsidRDefault="003277F3" w:rsidP="003277F3">
            <w:pPr>
              <w:spacing w:before="0" w:after="0" w:line="240" w:lineRule="auto"/>
              <w:ind w:left="0"/>
              <w:jc w:val="left"/>
              <w:rPr>
                <w:b/>
                <w:bCs/>
                <w:i/>
                <w:iCs/>
                <w:sz w:val="20"/>
              </w:rPr>
            </w:pPr>
            <w:r w:rsidRPr="00880DF6">
              <w:rPr>
                <w:b/>
                <w:bCs/>
                <w:i/>
                <w:iCs/>
                <w:sz w:val="20"/>
              </w:rPr>
              <w:t xml:space="preserve">To assess referral patterns of headache disorder patients </w:t>
            </w:r>
            <w:r>
              <w:rPr>
                <w:b/>
                <w:bCs/>
                <w:i/>
                <w:iCs/>
                <w:sz w:val="20"/>
              </w:rPr>
              <w:t>in</w:t>
            </w:r>
            <w:r w:rsidRPr="00880DF6">
              <w:rPr>
                <w:b/>
                <w:bCs/>
                <w:i/>
                <w:iCs/>
                <w:sz w:val="20"/>
              </w:rPr>
              <w:t xml:space="preserve"> primary care treatment</w:t>
            </w:r>
          </w:p>
        </w:tc>
      </w:tr>
      <w:tr w:rsidR="003277F3" w14:paraId="17550E3A" w14:textId="43848092" w:rsidTr="003277F3">
        <w:trPr>
          <w:trHeight w:val="107"/>
        </w:trPr>
        <w:tc>
          <w:tcPr>
            <w:tcW w:w="1464" w:type="dxa"/>
          </w:tcPr>
          <w:p w14:paraId="624843AA" w14:textId="2E100027" w:rsidR="003277F3" w:rsidRPr="006428BC" w:rsidRDefault="00E37980" w:rsidP="003277F3">
            <w:pPr>
              <w:spacing w:before="0" w:after="0" w:line="240" w:lineRule="auto"/>
              <w:ind w:left="0"/>
              <w:jc w:val="left"/>
              <w:rPr>
                <w:sz w:val="20"/>
              </w:rPr>
            </w:pPr>
            <w:r>
              <w:rPr>
                <w:sz w:val="20"/>
              </w:rPr>
              <w:t>Cov2_1</w:t>
            </w:r>
          </w:p>
        </w:tc>
        <w:tc>
          <w:tcPr>
            <w:tcW w:w="1775" w:type="dxa"/>
          </w:tcPr>
          <w:p w14:paraId="5A3D0269" w14:textId="30AE6E2F" w:rsidR="003277F3" w:rsidRPr="006428BC" w:rsidRDefault="003277F3" w:rsidP="003277F3">
            <w:pPr>
              <w:spacing w:before="0" w:after="0" w:line="240" w:lineRule="auto"/>
              <w:ind w:left="0"/>
              <w:jc w:val="left"/>
              <w:rPr>
                <w:sz w:val="20"/>
              </w:rPr>
            </w:pPr>
            <w:r w:rsidRPr="006428BC">
              <w:rPr>
                <w:sz w:val="20"/>
              </w:rPr>
              <w:t xml:space="preserve">Referral to </w:t>
            </w:r>
            <w:r>
              <w:rPr>
                <w:sz w:val="20"/>
              </w:rPr>
              <w:t xml:space="preserve">any </w:t>
            </w:r>
            <w:r w:rsidRPr="006428BC">
              <w:rPr>
                <w:sz w:val="20"/>
              </w:rPr>
              <w:t>specialized care</w:t>
            </w:r>
          </w:p>
        </w:tc>
        <w:tc>
          <w:tcPr>
            <w:tcW w:w="3866" w:type="dxa"/>
          </w:tcPr>
          <w:p w14:paraId="71925F0B" w14:textId="1750EA4C" w:rsidR="003277F3" w:rsidRPr="006428BC" w:rsidRDefault="003277F3" w:rsidP="003277F3">
            <w:pPr>
              <w:spacing w:before="0" w:after="0" w:line="240" w:lineRule="auto"/>
              <w:ind w:left="0"/>
              <w:jc w:val="left"/>
              <w:rPr>
                <w:sz w:val="20"/>
              </w:rPr>
            </w:pPr>
            <w:r w:rsidRPr="006428BC">
              <w:rPr>
                <w:sz w:val="20"/>
              </w:rPr>
              <w:t xml:space="preserve">Binary variable indicating whether the patient had </w:t>
            </w:r>
            <w:r>
              <w:rPr>
                <w:sz w:val="20"/>
              </w:rPr>
              <w:t>a referral given</w:t>
            </w:r>
            <w:r w:rsidRPr="006428BC">
              <w:rPr>
                <w:sz w:val="20"/>
              </w:rPr>
              <w:t xml:space="preserve"> for the treatment of their headache disorder after the index date. The specialty code must correspond to that of a specialist (i.e., other GPs are not considered). </w:t>
            </w:r>
          </w:p>
        </w:tc>
        <w:tc>
          <w:tcPr>
            <w:tcW w:w="1245" w:type="dxa"/>
          </w:tcPr>
          <w:p w14:paraId="4F111ACE" w14:textId="099F5BDE"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4D454272" w14:textId="7BD28044"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r>
      <w:tr w:rsidR="003277F3" w14:paraId="2B2AF662" w14:textId="77777777" w:rsidTr="003277F3">
        <w:trPr>
          <w:trHeight w:val="107"/>
        </w:trPr>
        <w:tc>
          <w:tcPr>
            <w:tcW w:w="1464" w:type="dxa"/>
          </w:tcPr>
          <w:p w14:paraId="3D2B2B3A" w14:textId="3B6504E4" w:rsidR="003277F3" w:rsidRDefault="00E37980" w:rsidP="003277F3">
            <w:pPr>
              <w:spacing w:before="0" w:after="0" w:line="240" w:lineRule="auto"/>
              <w:ind w:left="0"/>
              <w:jc w:val="left"/>
              <w:rPr>
                <w:sz w:val="20"/>
              </w:rPr>
            </w:pPr>
            <w:r>
              <w:rPr>
                <w:sz w:val="20"/>
              </w:rPr>
              <w:t>Cov2_2</w:t>
            </w:r>
          </w:p>
        </w:tc>
        <w:tc>
          <w:tcPr>
            <w:tcW w:w="1775" w:type="dxa"/>
          </w:tcPr>
          <w:p w14:paraId="474C7477" w14:textId="011FD496" w:rsidR="003277F3" w:rsidRPr="006428BC" w:rsidRDefault="003277F3" w:rsidP="003277F3">
            <w:pPr>
              <w:spacing w:before="0" w:after="0" w:line="240" w:lineRule="auto"/>
              <w:ind w:left="0"/>
              <w:jc w:val="left"/>
              <w:rPr>
                <w:sz w:val="20"/>
              </w:rPr>
            </w:pPr>
            <w:r>
              <w:rPr>
                <w:sz w:val="20"/>
              </w:rPr>
              <w:t>Referral to neurological specialized care</w:t>
            </w:r>
          </w:p>
        </w:tc>
        <w:tc>
          <w:tcPr>
            <w:tcW w:w="3866" w:type="dxa"/>
          </w:tcPr>
          <w:p w14:paraId="5B1CD744" w14:textId="123C2EB9" w:rsidR="003277F3" w:rsidRPr="006428BC" w:rsidRDefault="003277F3" w:rsidP="003277F3">
            <w:pPr>
              <w:spacing w:before="0" w:after="0" w:line="240" w:lineRule="auto"/>
              <w:ind w:left="0"/>
              <w:jc w:val="left"/>
              <w:rPr>
                <w:sz w:val="20"/>
              </w:rPr>
            </w:pPr>
            <w:r>
              <w:rPr>
                <w:sz w:val="20"/>
              </w:rPr>
              <w:t>Binary variable indicating where the patient had a referral from their GP to visit a neurologist at any point in their follow-up.</w:t>
            </w:r>
          </w:p>
        </w:tc>
        <w:tc>
          <w:tcPr>
            <w:tcW w:w="1245" w:type="dxa"/>
          </w:tcPr>
          <w:p w14:paraId="7C7B23F7" w14:textId="6FD26308" w:rsidR="003277F3" w:rsidRPr="000C44B1" w:rsidRDefault="003277F3" w:rsidP="003277F3">
            <w:pPr>
              <w:spacing w:before="0" w:after="0" w:line="240" w:lineRule="auto"/>
              <w:ind w:left="0"/>
              <w:jc w:val="left"/>
              <w:rPr>
                <w:sz w:val="28"/>
                <w:szCs w:val="28"/>
              </w:rPr>
            </w:pPr>
            <w:r w:rsidRPr="000C44B1">
              <w:rPr>
                <w:rFonts w:ascii="Wingdings" w:eastAsia="Wingdings" w:hAnsi="Wingdings" w:cs="Wingdings"/>
                <w:sz w:val="28"/>
                <w:szCs w:val="28"/>
              </w:rPr>
              <w:t>ü</w:t>
            </w:r>
          </w:p>
        </w:tc>
        <w:tc>
          <w:tcPr>
            <w:tcW w:w="1283" w:type="dxa"/>
          </w:tcPr>
          <w:p w14:paraId="1B1FB9E3" w14:textId="752E2FA6" w:rsidR="003277F3" w:rsidRPr="000C44B1" w:rsidRDefault="003277F3" w:rsidP="003277F3">
            <w:pPr>
              <w:spacing w:before="0" w:after="0" w:line="240" w:lineRule="auto"/>
              <w:ind w:left="0"/>
              <w:jc w:val="left"/>
              <w:rPr>
                <w:sz w:val="28"/>
                <w:szCs w:val="28"/>
              </w:rPr>
            </w:pPr>
            <w:r w:rsidRPr="000C44B1">
              <w:rPr>
                <w:rFonts w:ascii="Wingdings" w:eastAsia="Wingdings" w:hAnsi="Wingdings" w:cs="Wingdings"/>
                <w:sz w:val="28"/>
                <w:szCs w:val="28"/>
              </w:rPr>
              <w:t>ü</w:t>
            </w:r>
          </w:p>
        </w:tc>
      </w:tr>
      <w:tr w:rsidR="003277F3" w14:paraId="4A50AE38" w14:textId="4F15CEA0" w:rsidTr="003277F3">
        <w:trPr>
          <w:trHeight w:val="107"/>
        </w:trPr>
        <w:tc>
          <w:tcPr>
            <w:tcW w:w="1464" w:type="dxa"/>
          </w:tcPr>
          <w:p w14:paraId="003C743C" w14:textId="3DE56E0D" w:rsidR="003277F3" w:rsidRPr="006428BC" w:rsidRDefault="00E37980" w:rsidP="003277F3">
            <w:pPr>
              <w:spacing w:before="0" w:after="0" w:line="240" w:lineRule="auto"/>
              <w:ind w:left="0"/>
              <w:jc w:val="left"/>
              <w:rPr>
                <w:sz w:val="20"/>
              </w:rPr>
            </w:pPr>
            <w:r>
              <w:rPr>
                <w:sz w:val="20"/>
              </w:rPr>
              <w:t>Cov2_3</w:t>
            </w:r>
          </w:p>
        </w:tc>
        <w:tc>
          <w:tcPr>
            <w:tcW w:w="1775" w:type="dxa"/>
          </w:tcPr>
          <w:p w14:paraId="26D14824" w14:textId="6F5A8F68" w:rsidR="003277F3" w:rsidRPr="006428BC" w:rsidRDefault="003277F3" w:rsidP="003277F3">
            <w:pPr>
              <w:spacing w:before="0" w:after="0" w:line="240" w:lineRule="auto"/>
              <w:ind w:left="0"/>
              <w:jc w:val="left"/>
              <w:rPr>
                <w:sz w:val="20"/>
              </w:rPr>
            </w:pPr>
            <w:r w:rsidRPr="006428BC">
              <w:rPr>
                <w:sz w:val="20"/>
              </w:rPr>
              <w:t xml:space="preserve">Specialty of </w:t>
            </w:r>
            <w:r>
              <w:rPr>
                <w:sz w:val="20"/>
              </w:rPr>
              <w:t xml:space="preserve">first </w:t>
            </w:r>
            <w:r w:rsidRPr="006428BC">
              <w:rPr>
                <w:sz w:val="20"/>
              </w:rPr>
              <w:t>referral</w:t>
            </w:r>
            <w:r>
              <w:rPr>
                <w:sz w:val="20"/>
              </w:rPr>
              <w:t xml:space="preserve"> after first historical headache disorder diagnosis </w:t>
            </w:r>
          </w:p>
        </w:tc>
        <w:tc>
          <w:tcPr>
            <w:tcW w:w="3866" w:type="dxa"/>
          </w:tcPr>
          <w:p w14:paraId="580B733C" w14:textId="4C2C65BD" w:rsidR="003277F3" w:rsidRPr="006428BC" w:rsidRDefault="003277F3" w:rsidP="003277F3">
            <w:pPr>
              <w:spacing w:before="0" w:after="0" w:line="240" w:lineRule="auto"/>
              <w:ind w:left="0"/>
              <w:jc w:val="left"/>
              <w:rPr>
                <w:sz w:val="20"/>
              </w:rPr>
            </w:pPr>
            <w:commentRangeStart w:id="165"/>
            <w:r w:rsidRPr="006428BC">
              <w:rPr>
                <w:sz w:val="20"/>
              </w:rPr>
              <w:t xml:space="preserve">This outcome will be assessed for each observed specialty. Binary variable indicating whether the patient had contact with a </w:t>
            </w:r>
            <w:commentRangeStart w:id="166"/>
            <w:r>
              <w:rPr>
                <w:sz w:val="20"/>
              </w:rPr>
              <w:t>practitioner</w:t>
            </w:r>
            <w:commentRangeEnd w:id="166"/>
            <w:r>
              <w:rPr>
                <w:rStyle w:val="CommentReference"/>
                <w14:ligatures w14:val="none"/>
              </w:rPr>
              <w:commentReference w:id="166"/>
            </w:r>
            <w:r w:rsidRPr="006428BC">
              <w:rPr>
                <w:sz w:val="20"/>
              </w:rPr>
              <w:t xml:space="preserve"> of respective specialty. </w:t>
            </w:r>
            <w:commentRangeEnd w:id="165"/>
            <w:r>
              <w:rPr>
                <w:rStyle w:val="CommentReference"/>
                <w14:ligatures w14:val="none"/>
              </w:rPr>
              <w:commentReference w:id="165"/>
            </w:r>
          </w:p>
        </w:tc>
        <w:tc>
          <w:tcPr>
            <w:tcW w:w="1245" w:type="dxa"/>
          </w:tcPr>
          <w:p w14:paraId="7568FF7C" w14:textId="4193FEBC"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12A49F7A" w14:textId="736A1BA9"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û</w:t>
            </w:r>
          </w:p>
        </w:tc>
      </w:tr>
      <w:tr w:rsidR="003277F3" w14:paraId="299AC8E6" w14:textId="3506A90A" w:rsidTr="003277F3">
        <w:trPr>
          <w:trHeight w:val="107"/>
        </w:trPr>
        <w:tc>
          <w:tcPr>
            <w:tcW w:w="1464" w:type="dxa"/>
          </w:tcPr>
          <w:p w14:paraId="471506CC" w14:textId="69086638" w:rsidR="003277F3" w:rsidRPr="006428BC" w:rsidRDefault="00E37980" w:rsidP="003277F3">
            <w:pPr>
              <w:spacing w:before="0" w:after="0" w:line="240" w:lineRule="auto"/>
              <w:ind w:left="0"/>
              <w:jc w:val="left"/>
              <w:rPr>
                <w:sz w:val="20"/>
              </w:rPr>
            </w:pPr>
            <w:r>
              <w:rPr>
                <w:sz w:val="20"/>
              </w:rPr>
              <w:t>Cov2_4</w:t>
            </w:r>
          </w:p>
        </w:tc>
        <w:tc>
          <w:tcPr>
            <w:tcW w:w="1775" w:type="dxa"/>
          </w:tcPr>
          <w:p w14:paraId="753731B0" w14:textId="69617917" w:rsidR="003277F3" w:rsidRPr="006428BC" w:rsidRDefault="003277F3" w:rsidP="003277F3">
            <w:pPr>
              <w:spacing w:before="0" w:after="0" w:line="240" w:lineRule="auto"/>
              <w:ind w:left="0"/>
              <w:jc w:val="left"/>
              <w:rPr>
                <w:sz w:val="20"/>
              </w:rPr>
            </w:pPr>
            <w:r w:rsidRPr="006428BC">
              <w:rPr>
                <w:sz w:val="20"/>
              </w:rPr>
              <w:t>Time until referral</w:t>
            </w:r>
            <w:r w:rsidR="00E37980">
              <w:rPr>
                <w:sz w:val="20"/>
              </w:rPr>
              <w:t xml:space="preserve"> from first historical headache disorder diagnosis</w:t>
            </w:r>
          </w:p>
        </w:tc>
        <w:tc>
          <w:tcPr>
            <w:tcW w:w="3866" w:type="dxa"/>
          </w:tcPr>
          <w:p w14:paraId="242E91C4" w14:textId="1258340F" w:rsidR="003277F3" w:rsidRPr="006428BC" w:rsidRDefault="003277F3" w:rsidP="003277F3">
            <w:pPr>
              <w:spacing w:before="0" w:after="0" w:line="240" w:lineRule="auto"/>
              <w:ind w:left="0"/>
              <w:jc w:val="left"/>
              <w:rPr>
                <w:sz w:val="20"/>
              </w:rPr>
            </w:pPr>
            <w:commentRangeStart w:id="167"/>
            <w:r w:rsidRPr="006428BC">
              <w:rPr>
                <w:sz w:val="20"/>
              </w:rPr>
              <w:t xml:space="preserve">Discrete variable </w:t>
            </w:r>
            <w:proofErr w:type="gramStart"/>
            <w:r w:rsidRPr="006428BC">
              <w:rPr>
                <w:sz w:val="20"/>
              </w:rPr>
              <w:t>giving</w:t>
            </w:r>
            <w:proofErr w:type="gramEnd"/>
            <w:r w:rsidRPr="006428BC">
              <w:rPr>
                <w:sz w:val="20"/>
              </w:rPr>
              <w:t xml:space="preserve"> the number of days between the </w:t>
            </w:r>
            <w:r>
              <w:rPr>
                <w:sz w:val="20"/>
              </w:rPr>
              <w:t>first historical headache diagnosis</w:t>
            </w:r>
            <w:r w:rsidRPr="006428BC">
              <w:rPr>
                <w:sz w:val="20"/>
              </w:rPr>
              <w:t xml:space="preserve"> and the date of the first </w:t>
            </w:r>
            <w:commentRangeStart w:id="168"/>
            <w:commentRangeStart w:id="169"/>
            <w:r>
              <w:rPr>
                <w:sz w:val="20"/>
              </w:rPr>
              <w:t xml:space="preserve">referral to </w:t>
            </w:r>
            <w:r w:rsidRPr="006428BC">
              <w:rPr>
                <w:sz w:val="20"/>
              </w:rPr>
              <w:t>specialist for the treatment of their headache disorder</w:t>
            </w:r>
            <w:commentRangeEnd w:id="168"/>
            <w:r>
              <w:rPr>
                <w:rStyle w:val="CommentReference"/>
                <w14:ligatures w14:val="none"/>
              </w:rPr>
              <w:commentReference w:id="168"/>
            </w:r>
            <w:commentRangeEnd w:id="169"/>
            <w:r w:rsidR="00B10BE8">
              <w:rPr>
                <w:rStyle w:val="CommentReference"/>
                <w14:ligatures w14:val="none"/>
              </w:rPr>
              <w:commentReference w:id="169"/>
            </w:r>
            <w:r w:rsidRPr="006428BC">
              <w:rPr>
                <w:sz w:val="20"/>
              </w:rPr>
              <w:t xml:space="preserve">. The specialty code must correspond to that of a specialist (i.e., other GPs are not considered). </w:t>
            </w:r>
            <w:commentRangeEnd w:id="167"/>
            <w:r>
              <w:rPr>
                <w:rStyle w:val="CommentReference"/>
                <w14:ligatures w14:val="none"/>
              </w:rPr>
              <w:commentReference w:id="167"/>
            </w:r>
          </w:p>
        </w:tc>
        <w:tc>
          <w:tcPr>
            <w:tcW w:w="1245" w:type="dxa"/>
          </w:tcPr>
          <w:p w14:paraId="380DDED8" w14:textId="65A036C8"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5B8FAAB0" w14:textId="48B41629"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û</w:t>
            </w:r>
          </w:p>
        </w:tc>
      </w:tr>
      <w:tr w:rsidR="003277F3" w14:paraId="4FBBD118" w14:textId="6DD7D0A1" w:rsidTr="003277F3">
        <w:trPr>
          <w:trHeight w:val="107"/>
        </w:trPr>
        <w:tc>
          <w:tcPr>
            <w:tcW w:w="1464" w:type="dxa"/>
          </w:tcPr>
          <w:p w14:paraId="519A6CCB" w14:textId="69113618" w:rsidR="003277F3" w:rsidRDefault="00E37980" w:rsidP="003277F3">
            <w:pPr>
              <w:spacing w:before="0" w:after="0" w:line="240" w:lineRule="auto"/>
              <w:ind w:left="0"/>
              <w:jc w:val="left"/>
              <w:rPr>
                <w:sz w:val="20"/>
              </w:rPr>
            </w:pPr>
            <w:r>
              <w:rPr>
                <w:sz w:val="20"/>
              </w:rPr>
              <w:t>Cov2_5</w:t>
            </w:r>
          </w:p>
        </w:tc>
        <w:tc>
          <w:tcPr>
            <w:tcW w:w="1775" w:type="dxa"/>
          </w:tcPr>
          <w:p w14:paraId="1C549AF0" w14:textId="1E021989" w:rsidR="003277F3" w:rsidRPr="006428BC" w:rsidRDefault="003277F3" w:rsidP="003277F3">
            <w:pPr>
              <w:spacing w:before="0" w:after="0" w:line="240" w:lineRule="auto"/>
              <w:ind w:left="0"/>
              <w:jc w:val="left"/>
              <w:rPr>
                <w:sz w:val="20"/>
              </w:rPr>
            </w:pPr>
            <w:r>
              <w:rPr>
                <w:sz w:val="20"/>
              </w:rPr>
              <w:t>S</w:t>
            </w:r>
            <w:r w:rsidRPr="00746AEF">
              <w:rPr>
                <w:sz w:val="20"/>
              </w:rPr>
              <w:t xml:space="preserve">pecialist </w:t>
            </w:r>
            <w:r>
              <w:rPr>
                <w:sz w:val="20"/>
              </w:rPr>
              <w:t>visits</w:t>
            </w:r>
          </w:p>
        </w:tc>
        <w:tc>
          <w:tcPr>
            <w:tcW w:w="3866" w:type="dxa"/>
          </w:tcPr>
          <w:p w14:paraId="74C8A055" w14:textId="75BF551A" w:rsidR="003277F3" w:rsidRPr="006428BC" w:rsidRDefault="003277F3" w:rsidP="003277F3">
            <w:pPr>
              <w:spacing w:before="0" w:after="0" w:line="240" w:lineRule="auto"/>
              <w:ind w:left="0"/>
              <w:jc w:val="left"/>
              <w:rPr>
                <w:sz w:val="20"/>
              </w:rPr>
            </w:pPr>
            <w:commentRangeStart w:id="170"/>
            <w:r w:rsidRPr="006428BC">
              <w:rPr>
                <w:sz w:val="20"/>
              </w:rPr>
              <w:t>Discrete variable giving the number of</w:t>
            </w:r>
            <w:r>
              <w:rPr>
                <w:sz w:val="20"/>
              </w:rPr>
              <w:t xml:space="preserve"> specialist visits. </w:t>
            </w:r>
            <w:commentRangeEnd w:id="170"/>
            <w:r>
              <w:rPr>
                <w:rStyle w:val="CommentReference"/>
                <w14:ligatures w14:val="none"/>
              </w:rPr>
              <w:commentReference w:id="170"/>
            </w:r>
          </w:p>
        </w:tc>
        <w:tc>
          <w:tcPr>
            <w:tcW w:w="1245" w:type="dxa"/>
          </w:tcPr>
          <w:p w14:paraId="1EBD9F32" w14:textId="743F8B88"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0B6BABE6" w14:textId="4E981925"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r>
      <w:tr w:rsidR="003277F3" w14:paraId="288DDCAA" w14:textId="3A6753F9" w:rsidTr="003277F3">
        <w:trPr>
          <w:trHeight w:val="107"/>
        </w:trPr>
        <w:tc>
          <w:tcPr>
            <w:tcW w:w="1464" w:type="dxa"/>
          </w:tcPr>
          <w:p w14:paraId="4259B2B8" w14:textId="576DC67C" w:rsidR="003277F3" w:rsidRDefault="00E37980" w:rsidP="003277F3">
            <w:pPr>
              <w:spacing w:before="0" w:after="0" w:line="240" w:lineRule="auto"/>
              <w:ind w:left="0"/>
              <w:jc w:val="left"/>
              <w:rPr>
                <w:sz w:val="20"/>
              </w:rPr>
            </w:pPr>
            <w:r>
              <w:rPr>
                <w:sz w:val="20"/>
              </w:rPr>
              <w:t>Cov2_6</w:t>
            </w:r>
          </w:p>
        </w:tc>
        <w:tc>
          <w:tcPr>
            <w:tcW w:w="1775" w:type="dxa"/>
          </w:tcPr>
          <w:p w14:paraId="789B76EC" w14:textId="7D626215" w:rsidR="003277F3" w:rsidRPr="006428BC" w:rsidRDefault="003277F3" w:rsidP="003277F3">
            <w:pPr>
              <w:spacing w:before="0" w:after="0" w:line="240" w:lineRule="auto"/>
              <w:ind w:left="0"/>
              <w:jc w:val="left"/>
              <w:rPr>
                <w:sz w:val="20"/>
              </w:rPr>
            </w:pPr>
            <w:r>
              <w:rPr>
                <w:sz w:val="20"/>
              </w:rPr>
              <w:t>Annualized s</w:t>
            </w:r>
            <w:r w:rsidRPr="00746AEF">
              <w:rPr>
                <w:sz w:val="20"/>
              </w:rPr>
              <w:t xml:space="preserve">pecialist </w:t>
            </w:r>
            <w:r>
              <w:rPr>
                <w:sz w:val="20"/>
              </w:rPr>
              <w:t>visits</w:t>
            </w:r>
          </w:p>
        </w:tc>
        <w:tc>
          <w:tcPr>
            <w:tcW w:w="3866" w:type="dxa"/>
          </w:tcPr>
          <w:p w14:paraId="7F2E26A7" w14:textId="0A80BFAD" w:rsidR="003277F3" w:rsidRPr="006428BC" w:rsidRDefault="003277F3" w:rsidP="003277F3">
            <w:pPr>
              <w:spacing w:before="0" w:after="0" w:line="240" w:lineRule="auto"/>
              <w:ind w:left="0"/>
              <w:jc w:val="left"/>
              <w:rPr>
                <w:sz w:val="20"/>
              </w:rPr>
            </w:pPr>
            <w:commentRangeStart w:id="171"/>
            <w:r w:rsidRPr="006428BC">
              <w:rPr>
                <w:sz w:val="20"/>
              </w:rPr>
              <w:t>Continuous variable giving the annualized number</w:t>
            </w:r>
            <w:r>
              <w:rPr>
                <w:sz w:val="20"/>
              </w:rPr>
              <w:t xml:space="preserve"> of specialist visits </w:t>
            </w:r>
            <w:r w:rsidRPr="006428BC">
              <w:rPr>
                <w:sz w:val="20"/>
              </w:rPr>
              <w:t>based on the patients’ follow-up length</w:t>
            </w:r>
            <w:commentRangeEnd w:id="171"/>
            <w:r>
              <w:rPr>
                <w:rStyle w:val="CommentReference"/>
                <w14:ligatures w14:val="none"/>
              </w:rPr>
              <w:commentReference w:id="171"/>
            </w:r>
            <w:r>
              <w:rPr>
                <w:sz w:val="20"/>
              </w:rPr>
              <w:t xml:space="preserve">. </w:t>
            </w:r>
          </w:p>
        </w:tc>
        <w:tc>
          <w:tcPr>
            <w:tcW w:w="1245" w:type="dxa"/>
          </w:tcPr>
          <w:p w14:paraId="234944D5" w14:textId="44D8DCB6"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290D3ECA" w14:textId="3C0970EA"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r>
      <w:tr w:rsidR="003277F3" w14:paraId="2FE92B94" w14:textId="6DF5D026" w:rsidTr="003277F3">
        <w:trPr>
          <w:trHeight w:val="107"/>
        </w:trPr>
        <w:tc>
          <w:tcPr>
            <w:tcW w:w="1464" w:type="dxa"/>
          </w:tcPr>
          <w:p w14:paraId="3CF56505" w14:textId="77777777" w:rsidR="003277F3" w:rsidRPr="00AA17A0" w:rsidRDefault="003277F3" w:rsidP="003277F3">
            <w:pPr>
              <w:spacing w:before="0" w:after="0" w:line="240" w:lineRule="auto"/>
              <w:ind w:left="0"/>
              <w:jc w:val="left"/>
              <w:rPr>
                <w:b/>
                <w:bCs/>
                <w:i/>
                <w:iCs/>
                <w:sz w:val="20"/>
              </w:rPr>
            </w:pPr>
          </w:p>
        </w:tc>
        <w:tc>
          <w:tcPr>
            <w:tcW w:w="8169" w:type="dxa"/>
            <w:gridSpan w:val="4"/>
          </w:tcPr>
          <w:p w14:paraId="0A3F3559" w14:textId="17308F47" w:rsidR="003277F3" w:rsidRPr="00AA17A0" w:rsidRDefault="003277F3" w:rsidP="003277F3">
            <w:pPr>
              <w:spacing w:before="0" w:after="0" w:line="240" w:lineRule="auto"/>
              <w:ind w:left="0"/>
              <w:jc w:val="left"/>
              <w:rPr>
                <w:b/>
                <w:bCs/>
                <w:i/>
                <w:iCs/>
                <w:sz w:val="20"/>
              </w:rPr>
            </w:pPr>
            <w:r w:rsidRPr="00AA17A0">
              <w:rPr>
                <w:b/>
                <w:bCs/>
                <w:i/>
                <w:iCs/>
                <w:sz w:val="20"/>
              </w:rPr>
              <w:t>To describe demographic and clinical characteristics of headache disorder patients</w:t>
            </w:r>
          </w:p>
        </w:tc>
      </w:tr>
      <w:tr w:rsidR="003277F3" w14:paraId="2B8BC0D4" w14:textId="23CCF728" w:rsidTr="003277F3">
        <w:trPr>
          <w:trHeight w:val="107"/>
        </w:trPr>
        <w:tc>
          <w:tcPr>
            <w:tcW w:w="1464" w:type="dxa"/>
          </w:tcPr>
          <w:p w14:paraId="36E40AC3" w14:textId="1C5C74E5" w:rsidR="003277F3" w:rsidRDefault="00563449" w:rsidP="003277F3">
            <w:pPr>
              <w:spacing w:before="0" w:after="0" w:line="240" w:lineRule="auto"/>
              <w:ind w:left="0"/>
              <w:jc w:val="left"/>
              <w:rPr>
                <w:sz w:val="20"/>
              </w:rPr>
            </w:pPr>
            <w:commentRangeStart w:id="172"/>
            <w:r>
              <w:rPr>
                <w:sz w:val="20"/>
              </w:rPr>
              <w:t>Cov3_1</w:t>
            </w:r>
          </w:p>
        </w:tc>
        <w:tc>
          <w:tcPr>
            <w:tcW w:w="1775" w:type="dxa"/>
          </w:tcPr>
          <w:p w14:paraId="73A8EC4C" w14:textId="35486F56" w:rsidR="003277F3" w:rsidRPr="006428BC" w:rsidRDefault="003277F3" w:rsidP="003277F3">
            <w:pPr>
              <w:spacing w:before="0" w:after="0" w:line="240" w:lineRule="auto"/>
              <w:ind w:left="0"/>
              <w:jc w:val="left"/>
              <w:rPr>
                <w:sz w:val="20"/>
              </w:rPr>
            </w:pPr>
            <w:commentRangeStart w:id="173"/>
            <w:r>
              <w:rPr>
                <w:sz w:val="20"/>
              </w:rPr>
              <w:t>Primary diagnosis</w:t>
            </w:r>
          </w:p>
        </w:tc>
        <w:tc>
          <w:tcPr>
            <w:tcW w:w="3866" w:type="dxa"/>
          </w:tcPr>
          <w:p w14:paraId="327E1F83" w14:textId="3662E515" w:rsidR="003277F3" w:rsidRPr="006428BC" w:rsidRDefault="003277F3" w:rsidP="003277F3">
            <w:pPr>
              <w:spacing w:before="0" w:after="0" w:line="240" w:lineRule="auto"/>
              <w:ind w:left="0"/>
              <w:jc w:val="left"/>
              <w:rPr>
                <w:sz w:val="20"/>
              </w:rPr>
            </w:pPr>
            <w:r w:rsidRPr="006428BC">
              <w:rPr>
                <w:sz w:val="20"/>
              </w:rPr>
              <w:t xml:space="preserve">This outcome will be assessed for each observed diagnosis (by ICD-10 codes on </w:t>
            </w:r>
            <w:r>
              <w:rPr>
                <w:sz w:val="20"/>
              </w:rPr>
              <w:t>three</w:t>
            </w:r>
            <w:r w:rsidRPr="006428BC">
              <w:rPr>
                <w:sz w:val="20"/>
              </w:rPr>
              <w:t>-character level</w:t>
            </w:r>
            <w:r>
              <w:rPr>
                <w:sz w:val="20"/>
              </w:rPr>
              <w:t xml:space="preserve"> &amp; SNOWMED CT codes</w:t>
            </w:r>
            <w:r w:rsidRPr="006428BC">
              <w:rPr>
                <w:sz w:val="20"/>
              </w:rPr>
              <w:t>). Binary variable indicating</w:t>
            </w:r>
            <w:r>
              <w:rPr>
                <w:sz w:val="20"/>
              </w:rPr>
              <w:t xml:space="preserve"> which headache disorder diagnosis was received at the initial GP contact.</w:t>
            </w:r>
            <w:commentRangeEnd w:id="173"/>
            <w:r w:rsidR="00563449">
              <w:rPr>
                <w:rStyle w:val="CommentReference"/>
                <w14:ligatures w14:val="none"/>
              </w:rPr>
              <w:commentReference w:id="173"/>
            </w:r>
            <w:r w:rsidR="00395EF8">
              <w:rPr>
                <w:rStyle w:val="CommentReference"/>
                <w14:ligatures w14:val="none"/>
              </w:rPr>
              <w:commentReference w:id="172"/>
            </w:r>
          </w:p>
        </w:tc>
        <w:tc>
          <w:tcPr>
            <w:tcW w:w="1245" w:type="dxa"/>
          </w:tcPr>
          <w:p w14:paraId="3F42321E" w14:textId="513D9DFE"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09327361" w14:textId="763D2EC5" w:rsidR="003277F3" w:rsidRPr="006428BC" w:rsidRDefault="003277F3" w:rsidP="003277F3">
            <w:pPr>
              <w:spacing w:before="0" w:after="0" w:line="240" w:lineRule="auto"/>
              <w:ind w:left="0"/>
              <w:jc w:val="left"/>
              <w:rPr>
                <w:sz w:val="20"/>
              </w:rPr>
            </w:pPr>
            <w:r w:rsidRPr="000C44B1">
              <w:rPr>
                <w:rFonts w:ascii="Wingdings" w:eastAsia="Wingdings" w:hAnsi="Wingdings" w:cs="Wingdings"/>
                <w:sz w:val="28"/>
                <w:szCs w:val="28"/>
              </w:rPr>
              <w:t>û</w:t>
            </w:r>
          </w:p>
        </w:tc>
      </w:tr>
      <w:commentRangeEnd w:id="172"/>
      <w:tr w:rsidR="003277F3" w14:paraId="03F02E11" w14:textId="724F8E05" w:rsidTr="003277F3">
        <w:trPr>
          <w:trHeight w:val="107"/>
        </w:trPr>
        <w:tc>
          <w:tcPr>
            <w:tcW w:w="1464" w:type="dxa"/>
          </w:tcPr>
          <w:p w14:paraId="618227A4" w14:textId="0F7D75F9" w:rsidR="003277F3" w:rsidRDefault="00563449" w:rsidP="003277F3">
            <w:pPr>
              <w:spacing w:before="0" w:after="0" w:line="240" w:lineRule="auto"/>
              <w:ind w:left="0"/>
              <w:jc w:val="left"/>
              <w:rPr>
                <w:sz w:val="20"/>
              </w:rPr>
            </w:pPr>
            <w:r>
              <w:rPr>
                <w:sz w:val="20"/>
              </w:rPr>
              <w:t>Cov3_2</w:t>
            </w:r>
          </w:p>
        </w:tc>
        <w:tc>
          <w:tcPr>
            <w:tcW w:w="1775" w:type="dxa"/>
          </w:tcPr>
          <w:p w14:paraId="770700E0" w14:textId="3EE92233" w:rsidR="003277F3" w:rsidRPr="006428BC" w:rsidRDefault="003277F3" w:rsidP="003277F3">
            <w:pPr>
              <w:spacing w:before="0" w:after="0" w:line="240" w:lineRule="auto"/>
              <w:ind w:left="0"/>
              <w:jc w:val="left"/>
              <w:rPr>
                <w:sz w:val="20"/>
              </w:rPr>
            </w:pPr>
            <w:r>
              <w:rPr>
                <w:sz w:val="20"/>
              </w:rPr>
              <w:t xml:space="preserve">Year of </w:t>
            </w:r>
            <w:r w:rsidR="00563449">
              <w:rPr>
                <w:sz w:val="20"/>
              </w:rPr>
              <w:t>diagnosis in study identification period</w:t>
            </w:r>
          </w:p>
        </w:tc>
        <w:tc>
          <w:tcPr>
            <w:tcW w:w="3866" w:type="dxa"/>
          </w:tcPr>
          <w:p w14:paraId="0396D11F" w14:textId="7D41BD1F" w:rsidR="003277F3" w:rsidRPr="00CD70CD" w:rsidRDefault="003277F3" w:rsidP="003277F3">
            <w:pPr>
              <w:spacing w:after="0"/>
              <w:ind w:left="0"/>
              <w:rPr>
                <w:sz w:val="20"/>
              </w:rPr>
            </w:pPr>
            <w:r w:rsidRPr="00CD70CD">
              <w:rPr>
                <w:sz w:val="20"/>
              </w:rPr>
              <w:t xml:space="preserve">Diagnosis year is the year of the </w:t>
            </w:r>
            <w:r>
              <w:rPr>
                <w:sz w:val="20"/>
              </w:rPr>
              <w:t>index</w:t>
            </w:r>
            <w:r w:rsidRPr="00CD70CD">
              <w:rPr>
                <w:sz w:val="20"/>
              </w:rPr>
              <w:t xml:space="preserve"> date and will be classified as:</w:t>
            </w:r>
          </w:p>
          <w:p w14:paraId="3C74BC13" w14:textId="7562E97D" w:rsidR="003277F3" w:rsidRDefault="003277F3" w:rsidP="003277F3">
            <w:pPr>
              <w:spacing w:before="0" w:after="0" w:line="240" w:lineRule="auto"/>
              <w:ind w:left="0"/>
              <w:jc w:val="left"/>
              <w:rPr>
                <w:sz w:val="20"/>
              </w:rPr>
            </w:pPr>
            <w:r w:rsidRPr="0065456D">
              <w:rPr>
                <w:sz w:val="20"/>
              </w:rPr>
              <w:t>•</w:t>
            </w:r>
            <w:r>
              <w:rPr>
                <w:sz w:val="20"/>
              </w:rPr>
              <w:t xml:space="preserve"> </w:t>
            </w:r>
            <w:r w:rsidR="00563449">
              <w:rPr>
                <w:sz w:val="20"/>
              </w:rPr>
              <w:t>2016</w:t>
            </w:r>
          </w:p>
          <w:p w14:paraId="253DE098" w14:textId="4BBFB6FC" w:rsidR="00563449" w:rsidRDefault="00563449" w:rsidP="003277F3">
            <w:pPr>
              <w:spacing w:before="0" w:after="0" w:line="240" w:lineRule="auto"/>
              <w:ind w:left="0"/>
              <w:jc w:val="left"/>
              <w:rPr>
                <w:sz w:val="20"/>
              </w:rPr>
            </w:pPr>
            <w:r w:rsidRPr="0065456D">
              <w:rPr>
                <w:sz w:val="20"/>
              </w:rPr>
              <w:t>•</w:t>
            </w:r>
            <w:r>
              <w:rPr>
                <w:sz w:val="20"/>
              </w:rPr>
              <w:t xml:space="preserve"> 2017</w:t>
            </w:r>
          </w:p>
          <w:p w14:paraId="49301C52" w14:textId="5969BE0E" w:rsidR="00563449" w:rsidRDefault="00563449" w:rsidP="003277F3">
            <w:pPr>
              <w:spacing w:before="0" w:after="0" w:line="240" w:lineRule="auto"/>
              <w:ind w:left="0"/>
              <w:jc w:val="left"/>
              <w:rPr>
                <w:sz w:val="20"/>
              </w:rPr>
            </w:pPr>
            <w:r w:rsidRPr="0065456D">
              <w:rPr>
                <w:sz w:val="20"/>
              </w:rPr>
              <w:t>•</w:t>
            </w:r>
            <w:r>
              <w:rPr>
                <w:sz w:val="20"/>
              </w:rPr>
              <w:t xml:space="preserve"> 2018</w:t>
            </w:r>
          </w:p>
          <w:p w14:paraId="69B200AE" w14:textId="110D9726" w:rsidR="00563449" w:rsidRDefault="00563449" w:rsidP="003277F3">
            <w:pPr>
              <w:spacing w:before="0" w:after="0" w:line="240" w:lineRule="auto"/>
              <w:ind w:left="0"/>
              <w:jc w:val="left"/>
              <w:rPr>
                <w:sz w:val="20"/>
              </w:rPr>
            </w:pPr>
            <w:r w:rsidRPr="0065456D">
              <w:rPr>
                <w:sz w:val="20"/>
              </w:rPr>
              <w:t>•</w:t>
            </w:r>
            <w:r>
              <w:rPr>
                <w:sz w:val="20"/>
              </w:rPr>
              <w:t xml:space="preserve"> 2019</w:t>
            </w:r>
          </w:p>
          <w:p w14:paraId="6C8DB701" w14:textId="78E7C077" w:rsidR="00563449" w:rsidRDefault="00563449" w:rsidP="003277F3">
            <w:pPr>
              <w:spacing w:before="0" w:after="0" w:line="240" w:lineRule="auto"/>
              <w:ind w:left="0"/>
              <w:jc w:val="left"/>
              <w:rPr>
                <w:sz w:val="20"/>
              </w:rPr>
            </w:pPr>
            <w:r w:rsidRPr="0065456D">
              <w:rPr>
                <w:sz w:val="20"/>
              </w:rPr>
              <w:t>•</w:t>
            </w:r>
            <w:r>
              <w:rPr>
                <w:sz w:val="20"/>
              </w:rPr>
              <w:t xml:space="preserve"> 2020</w:t>
            </w:r>
          </w:p>
          <w:p w14:paraId="7BAC68ED" w14:textId="66C9E1C6" w:rsidR="00563449" w:rsidRDefault="00563449" w:rsidP="003277F3">
            <w:pPr>
              <w:spacing w:before="0" w:after="0" w:line="240" w:lineRule="auto"/>
              <w:ind w:left="0"/>
              <w:jc w:val="left"/>
              <w:rPr>
                <w:sz w:val="20"/>
              </w:rPr>
            </w:pPr>
            <w:r w:rsidRPr="0065456D">
              <w:rPr>
                <w:sz w:val="20"/>
              </w:rPr>
              <w:t>•</w:t>
            </w:r>
            <w:r>
              <w:rPr>
                <w:sz w:val="20"/>
              </w:rPr>
              <w:t xml:space="preserve"> 2021</w:t>
            </w:r>
          </w:p>
          <w:p w14:paraId="62B990AD" w14:textId="5D124E1A" w:rsidR="00563449" w:rsidRPr="0065456D" w:rsidRDefault="00563449" w:rsidP="003277F3">
            <w:pPr>
              <w:spacing w:before="0" w:after="0" w:line="240" w:lineRule="auto"/>
              <w:ind w:left="0"/>
              <w:jc w:val="left"/>
              <w:rPr>
                <w:sz w:val="20"/>
              </w:rPr>
            </w:pPr>
            <w:r w:rsidRPr="0065456D">
              <w:rPr>
                <w:sz w:val="20"/>
              </w:rPr>
              <w:t>•</w:t>
            </w:r>
            <w:r>
              <w:rPr>
                <w:sz w:val="20"/>
              </w:rPr>
              <w:t xml:space="preserve"> 2022</w:t>
            </w:r>
          </w:p>
        </w:tc>
        <w:tc>
          <w:tcPr>
            <w:tcW w:w="1245" w:type="dxa"/>
          </w:tcPr>
          <w:p w14:paraId="6149E047" w14:textId="43E30313" w:rsidR="003277F3" w:rsidRPr="00CD70CD" w:rsidRDefault="003277F3" w:rsidP="003277F3">
            <w:pPr>
              <w:spacing w:after="0"/>
              <w:ind w:left="0"/>
              <w:rPr>
                <w:sz w:val="20"/>
              </w:rPr>
            </w:pPr>
            <w:r w:rsidRPr="000C44B1">
              <w:rPr>
                <w:rFonts w:ascii="Wingdings" w:eastAsia="Wingdings" w:hAnsi="Wingdings" w:cs="Wingdings"/>
                <w:sz w:val="28"/>
                <w:szCs w:val="28"/>
              </w:rPr>
              <w:t>ü</w:t>
            </w:r>
          </w:p>
        </w:tc>
        <w:tc>
          <w:tcPr>
            <w:tcW w:w="1283" w:type="dxa"/>
          </w:tcPr>
          <w:p w14:paraId="71085D6F" w14:textId="0B779721" w:rsidR="003277F3" w:rsidRPr="00CD70CD" w:rsidRDefault="003277F3" w:rsidP="003277F3">
            <w:pPr>
              <w:spacing w:after="0"/>
              <w:ind w:left="0"/>
              <w:rPr>
                <w:sz w:val="20"/>
              </w:rPr>
            </w:pPr>
            <w:r w:rsidRPr="000C44B1">
              <w:rPr>
                <w:rFonts w:ascii="Wingdings" w:eastAsia="Wingdings" w:hAnsi="Wingdings" w:cs="Wingdings"/>
                <w:sz w:val="28"/>
                <w:szCs w:val="28"/>
              </w:rPr>
              <w:t>û</w:t>
            </w:r>
          </w:p>
        </w:tc>
      </w:tr>
      <w:tr w:rsidR="006A79E4" w14:paraId="16D9E3D2" w14:textId="77777777" w:rsidTr="003277F3">
        <w:trPr>
          <w:trHeight w:val="107"/>
        </w:trPr>
        <w:tc>
          <w:tcPr>
            <w:tcW w:w="1464" w:type="dxa"/>
          </w:tcPr>
          <w:p w14:paraId="75315A64" w14:textId="0B278178" w:rsidR="006A79E4" w:rsidRDefault="006A79E4" w:rsidP="006A79E4">
            <w:pPr>
              <w:spacing w:before="0" w:after="0" w:line="240" w:lineRule="auto"/>
              <w:ind w:left="0"/>
              <w:jc w:val="left"/>
              <w:rPr>
                <w:sz w:val="20"/>
              </w:rPr>
            </w:pPr>
            <w:r>
              <w:rPr>
                <w:sz w:val="20"/>
              </w:rPr>
              <w:t>Cov3_3</w:t>
            </w:r>
          </w:p>
        </w:tc>
        <w:tc>
          <w:tcPr>
            <w:tcW w:w="1775" w:type="dxa"/>
          </w:tcPr>
          <w:p w14:paraId="0165A1B9" w14:textId="7BC23FF3" w:rsidR="006A79E4" w:rsidRDefault="006A79E4" w:rsidP="006A79E4">
            <w:pPr>
              <w:spacing w:before="0" w:after="0" w:line="240" w:lineRule="auto"/>
              <w:ind w:left="0"/>
              <w:jc w:val="left"/>
              <w:rPr>
                <w:sz w:val="20"/>
              </w:rPr>
            </w:pPr>
            <w:r>
              <w:rPr>
                <w:sz w:val="20"/>
              </w:rPr>
              <w:t>Age at first diagnosis in study identification period</w:t>
            </w:r>
          </w:p>
        </w:tc>
        <w:tc>
          <w:tcPr>
            <w:tcW w:w="3866" w:type="dxa"/>
          </w:tcPr>
          <w:p w14:paraId="32F9DF32" w14:textId="04448D72" w:rsidR="006A79E4" w:rsidRDefault="006A79E4" w:rsidP="006A79E4">
            <w:pPr>
              <w:spacing w:after="0"/>
              <w:ind w:left="0"/>
              <w:rPr>
                <w:sz w:val="20"/>
              </w:rPr>
            </w:pPr>
            <w:r>
              <w:rPr>
                <w:sz w:val="20"/>
              </w:rPr>
              <w:t xml:space="preserve">Age will be assessed at index date. </w:t>
            </w:r>
            <w:r w:rsidRPr="00C50D35">
              <w:rPr>
                <w:sz w:val="20"/>
              </w:rPr>
              <w:t>Age in years will be reported as</w:t>
            </w:r>
            <w:r>
              <w:rPr>
                <w:sz w:val="20"/>
              </w:rPr>
              <w:t xml:space="preserve"> a continuous variable.</w:t>
            </w:r>
          </w:p>
        </w:tc>
        <w:tc>
          <w:tcPr>
            <w:tcW w:w="1245" w:type="dxa"/>
          </w:tcPr>
          <w:p w14:paraId="36F4425B" w14:textId="62EA2C1C" w:rsidR="006A79E4" w:rsidRPr="000C44B1" w:rsidRDefault="006A79E4" w:rsidP="006A79E4">
            <w:pPr>
              <w:spacing w:after="0"/>
              <w:ind w:left="0"/>
              <w:rPr>
                <w:sz w:val="28"/>
                <w:szCs w:val="28"/>
              </w:rPr>
            </w:pPr>
            <w:r w:rsidRPr="000C44B1">
              <w:rPr>
                <w:rFonts w:ascii="Wingdings" w:eastAsia="Wingdings" w:hAnsi="Wingdings" w:cs="Wingdings"/>
                <w:sz w:val="28"/>
                <w:szCs w:val="28"/>
              </w:rPr>
              <w:t>ü</w:t>
            </w:r>
          </w:p>
        </w:tc>
        <w:tc>
          <w:tcPr>
            <w:tcW w:w="1283" w:type="dxa"/>
          </w:tcPr>
          <w:p w14:paraId="53A25D15" w14:textId="4CAB2289" w:rsidR="006A79E4" w:rsidRPr="000C44B1" w:rsidRDefault="006A79E4" w:rsidP="006A79E4">
            <w:pPr>
              <w:spacing w:after="0"/>
              <w:ind w:left="0"/>
              <w:rPr>
                <w:sz w:val="28"/>
                <w:szCs w:val="28"/>
              </w:rPr>
            </w:pPr>
            <w:r w:rsidRPr="000C44B1">
              <w:rPr>
                <w:rFonts w:ascii="Wingdings" w:eastAsia="Wingdings" w:hAnsi="Wingdings" w:cs="Wingdings"/>
                <w:sz w:val="28"/>
                <w:szCs w:val="28"/>
              </w:rPr>
              <w:t>û</w:t>
            </w:r>
          </w:p>
        </w:tc>
      </w:tr>
      <w:tr w:rsidR="006A79E4" w14:paraId="382AF181" w14:textId="53BC896C" w:rsidTr="003277F3">
        <w:trPr>
          <w:trHeight w:val="107"/>
        </w:trPr>
        <w:tc>
          <w:tcPr>
            <w:tcW w:w="1464" w:type="dxa"/>
          </w:tcPr>
          <w:p w14:paraId="4193DDFC" w14:textId="54A2DEF2" w:rsidR="006A79E4" w:rsidRDefault="006A79E4" w:rsidP="006A79E4">
            <w:pPr>
              <w:spacing w:before="0" w:after="0" w:line="240" w:lineRule="auto"/>
              <w:ind w:left="0"/>
              <w:jc w:val="left"/>
              <w:rPr>
                <w:sz w:val="20"/>
              </w:rPr>
            </w:pPr>
            <w:r>
              <w:rPr>
                <w:sz w:val="20"/>
              </w:rPr>
              <w:t>Cov3_4</w:t>
            </w:r>
          </w:p>
        </w:tc>
        <w:tc>
          <w:tcPr>
            <w:tcW w:w="1775" w:type="dxa"/>
          </w:tcPr>
          <w:p w14:paraId="3E2C0630" w14:textId="6FB140B1" w:rsidR="006A79E4" w:rsidRPr="006428BC" w:rsidRDefault="006A79E4" w:rsidP="006A79E4">
            <w:pPr>
              <w:spacing w:before="0" w:after="0" w:line="240" w:lineRule="auto"/>
              <w:ind w:left="0"/>
              <w:jc w:val="left"/>
              <w:rPr>
                <w:sz w:val="20"/>
              </w:rPr>
            </w:pPr>
            <w:r>
              <w:rPr>
                <w:sz w:val="20"/>
              </w:rPr>
              <w:t>Age at first diagnosis in study identification period</w:t>
            </w:r>
          </w:p>
        </w:tc>
        <w:tc>
          <w:tcPr>
            <w:tcW w:w="3866" w:type="dxa"/>
          </w:tcPr>
          <w:p w14:paraId="54D37E8E" w14:textId="22F9F5A4" w:rsidR="006A79E4" w:rsidRDefault="006A79E4" w:rsidP="006A79E4">
            <w:pPr>
              <w:spacing w:after="0"/>
              <w:ind w:left="0"/>
              <w:rPr>
                <w:ins w:id="174" w:author="Viering, Tammo" w:date="2024-12-18T16:48:00Z" w16du:dateUtc="2024-12-18T15:48:00Z"/>
                <w:sz w:val="20"/>
              </w:rPr>
            </w:pPr>
            <w:r>
              <w:rPr>
                <w:sz w:val="20"/>
              </w:rPr>
              <w:t xml:space="preserve">Age will be assessed at index date. </w:t>
            </w:r>
            <w:r w:rsidRPr="00C50D35">
              <w:rPr>
                <w:sz w:val="20"/>
              </w:rPr>
              <w:t xml:space="preserve">Age in years will be reported as </w:t>
            </w:r>
            <w:r>
              <w:rPr>
                <w:sz w:val="20"/>
              </w:rPr>
              <w:t>a</w:t>
            </w:r>
            <w:r w:rsidRPr="00C50D35">
              <w:rPr>
                <w:sz w:val="20"/>
              </w:rPr>
              <w:t xml:space="preserve"> categorical variable with the following categories:</w:t>
            </w:r>
          </w:p>
          <w:p w14:paraId="2C2722F8" w14:textId="244B8503" w:rsidR="006A79E4" w:rsidRDefault="006A79E4" w:rsidP="006A79E4">
            <w:pPr>
              <w:spacing w:before="0" w:after="0" w:line="240" w:lineRule="auto"/>
              <w:ind w:left="0"/>
              <w:jc w:val="left"/>
              <w:rPr>
                <w:ins w:id="175" w:author="Viering, Tammo" w:date="2024-12-18T16:50:00Z" w16du:dateUtc="2024-12-18T15:50:00Z"/>
                <w:sz w:val="20"/>
              </w:rPr>
            </w:pPr>
            <w:ins w:id="176" w:author="Viering, Tammo" w:date="2024-12-18T16:50:00Z" w16du:dateUtc="2024-12-18T15:50:00Z">
              <w:r w:rsidRPr="0065456D">
                <w:rPr>
                  <w:sz w:val="20"/>
                </w:rPr>
                <w:t>•</w:t>
              </w:r>
              <w:r>
                <w:rPr>
                  <w:sz w:val="20"/>
                </w:rPr>
                <w:t xml:space="preserve"> </w:t>
              </w:r>
            </w:ins>
            <w:r>
              <w:rPr>
                <w:sz w:val="20"/>
              </w:rPr>
              <w:t>18-29</w:t>
            </w:r>
          </w:p>
          <w:p w14:paraId="70D873B2" w14:textId="12F9C5AC" w:rsidR="006A79E4" w:rsidRDefault="006A79E4" w:rsidP="006A79E4">
            <w:pPr>
              <w:spacing w:before="0" w:after="0" w:line="240" w:lineRule="auto"/>
              <w:ind w:left="0"/>
              <w:jc w:val="left"/>
              <w:rPr>
                <w:ins w:id="177" w:author="Viering, Tammo" w:date="2024-12-18T16:50:00Z" w16du:dateUtc="2024-12-18T15:50:00Z"/>
                <w:sz w:val="20"/>
              </w:rPr>
            </w:pPr>
            <w:ins w:id="178" w:author="Viering, Tammo" w:date="2024-12-18T16:50:00Z" w16du:dateUtc="2024-12-18T15:50:00Z">
              <w:r w:rsidRPr="0065456D">
                <w:rPr>
                  <w:sz w:val="20"/>
                </w:rPr>
                <w:t>•</w:t>
              </w:r>
              <w:r>
                <w:rPr>
                  <w:sz w:val="20"/>
                </w:rPr>
                <w:t xml:space="preserve"> </w:t>
              </w:r>
            </w:ins>
            <w:r>
              <w:rPr>
                <w:sz w:val="20"/>
              </w:rPr>
              <w:t>30-39</w:t>
            </w:r>
          </w:p>
          <w:p w14:paraId="6D3EE1E4" w14:textId="33FFAC71" w:rsidR="006A79E4" w:rsidRDefault="006A79E4" w:rsidP="006A79E4">
            <w:pPr>
              <w:spacing w:before="0" w:after="0" w:line="240" w:lineRule="auto"/>
              <w:ind w:left="0"/>
              <w:jc w:val="left"/>
              <w:rPr>
                <w:ins w:id="179" w:author="Viering, Tammo" w:date="2024-12-18T16:50:00Z" w16du:dateUtc="2024-12-18T15:50:00Z"/>
                <w:sz w:val="20"/>
              </w:rPr>
            </w:pPr>
            <w:ins w:id="180" w:author="Viering, Tammo" w:date="2024-12-18T16:50:00Z" w16du:dateUtc="2024-12-18T15:50:00Z">
              <w:r w:rsidRPr="0065456D">
                <w:rPr>
                  <w:sz w:val="20"/>
                </w:rPr>
                <w:t>•</w:t>
              </w:r>
              <w:r>
                <w:rPr>
                  <w:sz w:val="20"/>
                </w:rPr>
                <w:t xml:space="preserve"> </w:t>
              </w:r>
            </w:ins>
            <w:r>
              <w:rPr>
                <w:sz w:val="20"/>
              </w:rPr>
              <w:t>40-49</w:t>
            </w:r>
          </w:p>
          <w:p w14:paraId="6A9BFF1A" w14:textId="374AF894" w:rsidR="006A79E4" w:rsidRDefault="006A79E4" w:rsidP="006A79E4">
            <w:pPr>
              <w:spacing w:before="0" w:after="0" w:line="240" w:lineRule="auto"/>
              <w:ind w:left="0"/>
              <w:jc w:val="left"/>
              <w:rPr>
                <w:sz w:val="20"/>
              </w:rPr>
            </w:pPr>
            <w:ins w:id="181" w:author="Viering, Tammo" w:date="2024-12-18T16:50:00Z" w16du:dateUtc="2024-12-18T15:50:00Z">
              <w:r w:rsidRPr="0065456D">
                <w:rPr>
                  <w:sz w:val="20"/>
                </w:rPr>
                <w:t>•</w:t>
              </w:r>
              <w:r>
                <w:rPr>
                  <w:sz w:val="20"/>
                </w:rPr>
                <w:t xml:space="preserve"> </w:t>
              </w:r>
            </w:ins>
            <w:r>
              <w:rPr>
                <w:sz w:val="20"/>
              </w:rPr>
              <w:t>50-59</w:t>
            </w:r>
          </w:p>
          <w:p w14:paraId="732762A3" w14:textId="0D612341" w:rsidR="006A79E4" w:rsidRDefault="006A79E4" w:rsidP="006A79E4">
            <w:pPr>
              <w:spacing w:before="0" w:after="0" w:line="240" w:lineRule="auto"/>
              <w:ind w:left="0"/>
              <w:jc w:val="left"/>
              <w:rPr>
                <w:ins w:id="182" w:author="Viering, Tammo" w:date="2024-12-18T16:50:00Z" w16du:dateUtc="2024-12-18T15:50:00Z"/>
                <w:sz w:val="20"/>
              </w:rPr>
            </w:pPr>
            <w:ins w:id="183" w:author="Viering, Tammo" w:date="2024-12-18T16:50:00Z" w16du:dateUtc="2024-12-18T15:50:00Z">
              <w:r w:rsidRPr="0065456D">
                <w:rPr>
                  <w:sz w:val="20"/>
                </w:rPr>
                <w:t>•</w:t>
              </w:r>
            </w:ins>
            <w:r>
              <w:rPr>
                <w:sz w:val="20"/>
              </w:rPr>
              <w:t xml:space="preserve"> 60-69</w:t>
            </w:r>
          </w:p>
          <w:p w14:paraId="39F647BD" w14:textId="0A8B22FC" w:rsidR="006A79E4" w:rsidRPr="0029172D" w:rsidRDefault="006A79E4" w:rsidP="006A79E4">
            <w:pPr>
              <w:spacing w:before="0" w:after="0" w:line="240" w:lineRule="auto"/>
              <w:ind w:left="0"/>
              <w:jc w:val="left"/>
              <w:rPr>
                <w:sz w:val="20"/>
              </w:rPr>
            </w:pPr>
            <w:ins w:id="184" w:author="Viering, Tammo" w:date="2024-12-18T16:50:00Z" w16du:dateUtc="2024-12-18T15:50:00Z">
              <w:r w:rsidRPr="0065456D">
                <w:rPr>
                  <w:sz w:val="20"/>
                </w:rPr>
                <w:t>•</w:t>
              </w:r>
              <w:r>
                <w:rPr>
                  <w:sz w:val="20"/>
                </w:rPr>
                <w:t xml:space="preserve"> </w:t>
              </w:r>
              <w:r w:rsidRPr="0029172D">
                <w:rPr>
                  <w:sz w:val="20"/>
                </w:rPr>
                <w:t>≥</w:t>
              </w:r>
            </w:ins>
            <w:r>
              <w:rPr>
                <w:sz w:val="20"/>
              </w:rPr>
              <w:t>70</w:t>
            </w:r>
            <w:ins w:id="185" w:author="Viering, Tammo" w:date="2024-12-18T16:51:00Z" w16du:dateUtc="2024-12-18T15:51:00Z">
              <w:r>
                <w:rPr>
                  <w:sz w:val="20"/>
                </w:rPr>
                <w:t xml:space="preserve"> years</w:t>
              </w:r>
            </w:ins>
          </w:p>
        </w:tc>
        <w:tc>
          <w:tcPr>
            <w:tcW w:w="1245" w:type="dxa"/>
          </w:tcPr>
          <w:p w14:paraId="1DC1D94C" w14:textId="76F9B5A8" w:rsidR="006A79E4" w:rsidRDefault="006A79E4" w:rsidP="006A79E4">
            <w:pPr>
              <w:spacing w:after="0"/>
              <w:ind w:left="0"/>
              <w:rPr>
                <w:sz w:val="20"/>
              </w:rPr>
            </w:pPr>
            <w:r w:rsidRPr="000C44B1">
              <w:rPr>
                <w:rFonts w:ascii="Wingdings" w:eastAsia="Wingdings" w:hAnsi="Wingdings" w:cs="Wingdings"/>
                <w:sz w:val="28"/>
                <w:szCs w:val="28"/>
              </w:rPr>
              <w:t>ü</w:t>
            </w:r>
          </w:p>
        </w:tc>
        <w:tc>
          <w:tcPr>
            <w:tcW w:w="1283" w:type="dxa"/>
          </w:tcPr>
          <w:p w14:paraId="02F0DF9C" w14:textId="05ED74EE" w:rsidR="006A79E4" w:rsidRDefault="006A79E4" w:rsidP="006A79E4">
            <w:pPr>
              <w:spacing w:after="0"/>
              <w:ind w:left="0"/>
              <w:rPr>
                <w:sz w:val="20"/>
              </w:rPr>
            </w:pPr>
            <w:r w:rsidRPr="000C44B1">
              <w:rPr>
                <w:rFonts w:ascii="Wingdings" w:eastAsia="Wingdings" w:hAnsi="Wingdings" w:cs="Wingdings"/>
                <w:sz w:val="28"/>
                <w:szCs w:val="28"/>
              </w:rPr>
              <w:t>û</w:t>
            </w:r>
          </w:p>
        </w:tc>
      </w:tr>
      <w:tr w:rsidR="006A79E4" w14:paraId="79F5E2F1" w14:textId="77777777" w:rsidTr="003277F3">
        <w:trPr>
          <w:trHeight w:val="107"/>
        </w:trPr>
        <w:tc>
          <w:tcPr>
            <w:tcW w:w="1464" w:type="dxa"/>
          </w:tcPr>
          <w:p w14:paraId="32F78A81" w14:textId="79732411" w:rsidR="006A79E4" w:rsidRDefault="006A79E4" w:rsidP="006A79E4">
            <w:pPr>
              <w:spacing w:before="0" w:after="0" w:line="240" w:lineRule="auto"/>
              <w:ind w:left="0"/>
              <w:jc w:val="left"/>
              <w:rPr>
                <w:sz w:val="20"/>
              </w:rPr>
            </w:pPr>
            <w:r>
              <w:rPr>
                <w:sz w:val="20"/>
              </w:rPr>
              <w:lastRenderedPageBreak/>
              <w:t>Cov3_5</w:t>
            </w:r>
          </w:p>
        </w:tc>
        <w:tc>
          <w:tcPr>
            <w:tcW w:w="1775" w:type="dxa"/>
          </w:tcPr>
          <w:p w14:paraId="5D8954D2" w14:textId="44663B76" w:rsidR="006A79E4" w:rsidRDefault="006A79E4" w:rsidP="006A79E4">
            <w:pPr>
              <w:spacing w:before="0" w:after="0" w:line="240" w:lineRule="auto"/>
              <w:ind w:left="0"/>
              <w:jc w:val="left"/>
              <w:rPr>
                <w:sz w:val="20"/>
              </w:rPr>
            </w:pPr>
            <w:r>
              <w:rPr>
                <w:sz w:val="20"/>
              </w:rPr>
              <w:t xml:space="preserve">Age at first historical diagnosis </w:t>
            </w:r>
          </w:p>
        </w:tc>
        <w:tc>
          <w:tcPr>
            <w:tcW w:w="3866" w:type="dxa"/>
          </w:tcPr>
          <w:p w14:paraId="7887F3F2" w14:textId="5428BFFC" w:rsidR="006A79E4" w:rsidRPr="0065456D" w:rsidRDefault="006A79E4" w:rsidP="006A79E4">
            <w:pPr>
              <w:spacing w:before="0" w:after="0" w:line="240" w:lineRule="auto"/>
              <w:ind w:left="0"/>
              <w:jc w:val="left"/>
              <w:rPr>
                <w:sz w:val="20"/>
              </w:rPr>
            </w:pPr>
            <w:r>
              <w:rPr>
                <w:sz w:val="20"/>
              </w:rPr>
              <w:t xml:space="preserve">Age will be assessed at index date. </w:t>
            </w:r>
            <w:r w:rsidRPr="00C50D35">
              <w:rPr>
                <w:sz w:val="20"/>
              </w:rPr>
              <w:t>Age in years will be reported as</w:t>
            </w:r>
            <w:r>
              <w:rPr>
                <w:sz w:val="20"/>
              </w:rPr>
              <w:t xml:space="preserve"> a continuous variable.</w:t>
            </w:r>
          </w:p>
        </w:tc>
        <w:tc>
          <w:tcPr>
            <w:tcW w:w="1245" w:type="dxa"/>
          </w:tcPr>
          <w:p w14:paraId="12A68E31" w14:textId="3A5A0AE0" w:rsidR="006A79E4" w:rsidRPr="000C44B1" w:rsidRDefault="006A79E4" w:rsidP="006A79E4">
            <w:pPr>
              <w:spacing w:before="0" w:after="0" w:line="240" w:lineRule="auto"/>
              <w:ind w:left="0"/>
              <w:jc w:val="left"/>
              <w:rPr>
                <w:sz w:val="28"/>
                <w:szCs w:val="28"/>
              </w:rPr>
            </w:pPr>
            <w:r w:rsidRPr="000C44B1">
              <w:rPr>
                <w:rFonts w:ascii="Wingdings" w:eastAsia="Wingdings" w:hAnsi="Wingdings" w:cs="Wingdings"/>
                <w:sz w:val="28"/>
                <w:szCs w:val="28"/>
              </w:rPr>
              <w:t>ü</w:t>
            </w:r>
          </w:p>
        </w:tc>
        <w:tc>
          <w:tcPr>
            <w:tcW w:w="1283" w:type="dxa"/>
          </w:tcPr>
          <w:p w14:paraId="1AA9AA45" w14:textId="2B601588" w:rsidR="006A79E4" w:rsidRPr="000C44B1" w:rsidRDefault="006A79E4" w:rsidP="006A79E4">
            <w:pPr>
              <w:spacing w:before="0" w:after="0" w:line="240" w:lineRule="auto"/>
              <w:ind w:left="0"/>
              <w:jc w:val="left"/>
              <w:rPr>
                <w:sz w:val="28"/>
                <w:szCs w:val="28"/>
              </w:rPr>
            </w:pPr>
            <w:r w:rsidRPr="000C44B1">
              <w:rPr>
                <w:rFonts w:ascii="Wingdings" w:eastAsia="Wingdings" w:hAnsi="Wingdings" w:cs="Wingdings"/>
                <w:sz w:val="28"/>
                <w:szCs w:val="28"/>
              </w:rPr>
              <w:t>û</w:t>
            </w:r>
          </w:p>
        </w:tc>
      </w:tr>
      <w:tr w:rsidR="006A79E4" w14:paraId="7B986D1F" w14:textId="77777777" w:rsidTr="003277F3">
        <w:trPr>
          <w:trHeight w:val="107"/>
        </w:trPr>
        <w:tc>
          <w:tcPr>
            <w:tcW w:w="1464" w:type="dxa"/>
          </w:tcPr>
          <w:p w14:paraId="0CDEEBCE" w14:textId="7698C596" w:rsidR="006A79E4" w:rsidRDefault="006A79E4" w:rsidP="006A79E4">
            <w:pPr>
              <w:spacing w:before="0" w:after="0" w:line="240" w:lineRule="auto"/>
              <w:ind w:left="0"/>
              <w:jc w:val="left"/>
              <w:rPr>
                <w:sz w:val="20"/>
              </w:rPr>
            </w:pPr>
            <w:r>
              <w:rPr>
                <w:sz w:val="20"/>
              </w:rPr>
              <w:t>Cov3_6</w:t>
            </w:r>
          </w:p>
        </w:tc>
        <w:tc>
          <w:tcPr>
            <w:tcW w:w="1775" w:type="dxa"/>
          </w:tcPr>
          <w:p w14:paraId="5F08EB17" w14:textId="126025FA" w:rsidR="006A79E4" w:rsidRDefault="006A79E4" w:rsidP="006A79E4">
            <w:pPr>
              <w:spacing w:before="0" w:after="0" w:line="240" w:lineRule="auto"/>
              <w:ind w:left="0"/>
              <w:jc w:val="left"/>
              <w:rPr>
                <w:sz w:val="20"/>
              </w:rPr>
            </w:pPr>
            <w:r>
              <w:rPr>
                <w:sz w:val="20"/>
              </w:rPr>
              <w:t xml:space="preserve">Age at first historical diagnosis </w:t>
            </w:r>
          </w:p>
        </w:tc>
        <w:tc>
          <w:tcPr>
            <w:tcW w:w="3866" w:type="dxa"/>
          </w:tcPr>
          <w:p w14:paraId="1FCC3C2F" w14:textId="77777777" w:rsidR="006A79E4" w:rsidRDefault="006A79E4" w:rsidP="006A79E4">
            <w:pPr>
              <w:spacing w:after="0"/>
              <w:ind w:left="0"/>
              <w:rPr>
                <w:ins w:id="186" w:author="Viering, Tammo" w:date="2024-12-18T16:48:00Z" w16du:dateUtc="2024-12-18T15:48:00Z"/>
                <w:sz w:val="20"/>
              </w:rPr>
            </w:pPr>
            <w:r>
              <w:rPr>
                <w:sz w:val="20"/>
              </w:rPr>
              <w:t xml:space="preserve">Age will be assessed at index date. </w:t>
            </w:r>
            <w:r w:rsidRPr="00C50D35">
              <w:rPr>
                <w:sz w:val="20"/>
              </w:rPr>
              <w:t xml:space="preserve">Age in years will be reported as </w:t>
            </w:r>
            <w:r>
              <w:rPr>
                <w:sz w:val="20"/>
              </w:rPr>
              <w:t>a</w:t>
            </w:r>
            <w:r w:rsidRPr="00C50D35">
              <w:rPr>
                <w:sz w:val="20"/>
              </w:rPr>
              <w:t xml:space="preserve"> categorical variable with the following categories:</w:t>
            </w:r>
          </w:p>
          <w:p w14:paraId="792D9B8E" w14:textId="77777777" w:rsidR="006A79E4" w:rsidRDefault="006A79E4" w:rsidP="006A79E4">
            <w:pPr>
              <w:spacing w:before="0" w:after="0" w:line="240" w:lineRule="auto"/>
              <w:ind w:left="0"/>
              <w:jc w:val="left"/>
              <w:rPr>
                <w:ins w:id="187" w:author="Viering, Tammo" w:date="2024-12-18T16:50:00Z" w16du:dateUtc="2024-12-18T15:50:00Z"/>
                <w:sz w:val="20"/>
              </w:rPr>
            </w:pPr>
            <w:ins w:id="188" w:author="Viering, Tammo" w:date="2024-12-18T16:50:00Z" w16du:dateUtc="2024-12-18T15:50:00Z">
              <w:r w:rsidRPr="0065456D">
                <w:rPr>
                  <w:sz w:val="20"/>
                </w:rPr>
                <w:t>•</w:t>
              </w:r>
              <w:r>
                <w:rPr>
                  <w:sz w:val="20"/>
                </w:rPr>
                <w:t xml:space="preserve"> </w:t>
              </w:r>
            </w:ins>
            <w:r>
              <w:rPr>
                <w:sz w:val="20"/>
              </w:rPr>
              <w:t>18-29</w:t>
            </w:r>
          </w:p>
          <w:p w14:paraId="65B59789" w14:textId="77777777" w:rsidR="006A79E4" w:rsidRDefault="006A79E4" w:rsidP="006A79E4">
            <w:pPr>
              <w:spacing w:before="0" w:after="0" w:line="240" w:lineRule="auto"/>
              <w:ind w:left="0"/>
              <w:jc w:val="left"/>
              <w:rPr>
                <w:ins w:id="189" w:author="Viering, Tammo" w:date="2024-12-18T16:50:00Z" w16du:dateUtc="2024-12-18T15:50:00Z"/>
                <w:sz w:val="20"/>
              </w:rPr>
            </w:pPr>
            <w:ins w:id="190" w:author="Viering, Tammo" w:date="2024-12-18T16:50:00Z" w16du:dateUtc="2024-12-18T15:50:00Z">
              <w:r w:rsidRPr="0065456D">
                <w:rPr>
                  <w:sz w:val="20"/>
                </w:rPr>
                <w:t>•</w:t>
              </w:r>
              <w:r>
                <w:rPr>
                  <w:sz w:val="20"/>
                </w:rPr>
                <w:t xml:space="preserve"> </w:t>
              </w:r>
            </w:ins>
            <w:r>
              <w:rPr>
                <w:sz w:val="20"/>
              </w:rPr>
              <w:t>30-39</w:t>
            </w:r>
          </w:p>
          <w:p w14:paraId="028353D7" w14:textId="77777777" w:rsidR="006A79E4" w:rsidRDefault="006A79E4" w:rsidP="006A79E4">
            <w:pPr>
              <w:spacing w:before="0" w:after="0" w:line="240" w:lineRule="auto"/>
              <w:ind w:left="0"/>
              <w:jc w:val="left"/>
              <w:rPr>
                <w:ins w:id="191" w:author="Viering, Tammo" w:date="2024-12-18T16:50:00Z" w16du:dateUtc="2024-12-18T15:50:00Z"/>
                <w:sz w:val="20"/>
              </w:rPr>
            </w:pPr>
            <w:ins w:id="192" w:author="Viering, Tammo" w:date="2024-12-18T16:50:00Z" w16du:dateUtc="2024-12-18T15:50:00Z">
              <w:r w:rsidRPr="0065456D">
                <w:rPr>
                  <w:sz w:val="20"/>
                </w:rPr>
                <w:t>•</w:t>
              </w:r>
              <w:r>
                <w:rPr>
                  <w:sz w:val="20"/>
                </w:rPr>
                <w:t xml:space="preserve"> </w:t>
              </w:r>
            </w:ins>
            <w:r>
              <w:rPr>
                <w:sz w:val="20"/>
              </w:rPr>
              <w:t>40-49</w:t>
            </w:r>
          </w:p>
          <w:p w14:paraId="03341642" w14:textId="77777777" w:rsidR="006A79E4" w:rsidRDefault="006A79E4" w:rsidP="006A79E4">
            <w:pPr>
              <w:spacing w:before="0" w:after="0" w:line="240" w:lineRule="auto"/>
              <w:ind w:left="0"/>
              <w:jc w:val="left"/>
              <w:rPr>
                <w:sz w:val="20"/>
              </w:rPr>
            </w:pPr>
            <w:ins w:id="193" w:author="Viering, Tammo" w:date="2024-12-18T16:50:00Z" w16du:dateUtc="2024-12-18T15:50:00Z">
              <w:r w:rsidRPr="0065456D">
                <w:rPr>
                  <w:sz w:val="20"/>
                </w:rPr>
                <w:t>•</w:t>
              </w:r>
              <w:r>
                <w:rPr>
                  <w:sz w:val="20"/>
                </w:rPr>
                <w:t xml:space="preserve"> </w:t>
              </w:r>
            </w:ins>
            <w:r>
              <w:rPr>
                <w:sz w:val="20"/>
              </w:rPr>
              <w:t>50-59</w:t>
            </w:r>
          </w:p>
          <w:p w14:paraId="00468978" w14:textId="77777777" w:rsidR="006A79E4" w:rsidRDefault="006A79E4" w:rsidP="006A79E4">
            <w:pPr>
              <w:spacing w:before="0" w:after="0" w:line="240" w:lineRule="auto"/>
              <w:ind w:left="0"/>
              <w:jc w:val="left"/>
              <w:rPr>
                <w:ins w:id="194" w:author="Viering, Tammo" w:date="2024-12-18T16:50:00Z" w16du:dateUtc="2024-12-18T15:50:00Z"/>
                <w:sz w:val="20"/>
              </w:rPr>
            </w:pPr>
            <w:ins w:id="195" w:author="Viering, Tammo" w:date="2024-12-18T16:50:00Z" w16du:dateUtc="2024-12-18T15:50:00Z">
              <w:r w:rsidRPr="0065456D">
                <w:rPr>
                  <w:sz w:val="20"/>
                </w:rPr>
                <w:t>•</w:t>
              </w:r>
            </w:ins>
            <w:r>
              <w:rPr>
                <w:sz w:val="20"/>
              </w:rPr>
              <w:t xml:space="preserve"> 60-69</w:t>
            </w:r>
          </w:p>
          <w:p w14:paraId="742FC677" w14:textId="2D148081" w:rsidR="006A79E4" w:rsidRPr="0065456D" w:rsidRDefault="006A79E4" w:rsidP="006A79E4">
            <w:pPr>
              <w:spacing w:before="0" w:after="0" w:line="240" w:lineRule="auto"/>
              <w:ind w:left="0"/>
              <w:jc w:val="left"/>
              <w:rPr>
                <w:sz w:val="20"/>
              </w:rPr>
            </w:pPr>
            <w:ins w:id="196" w:author="Viering, Tammo" w:date="2024-12-18T16:50:00Z" w16du:dateUtc="2024-12-18T15:50:00Z">
              <w:r w:rsidRPr="0065456D">
                <w:rPr>
                  <w:sz w:val="20"/>
                </w:rPr>
                <w:t>•</w:t>
              </w:r>
              <w:r>
                <w:rPr>
                  <w:sz w:val="20"/>
                </w:rPr>
                <w:t xml:space="preserve"> </w:t>
              </w:r>
              <w:r w:rsidRPr="0029172D">
                <w:rPr>
                  <w:sz w:val="20"/>
                </w:rPr>
                <w:t>≥</w:t>
              </w:r>
            </w:ins>
            <w:r>
              <w:rPr>
                <w:sz w:val="20"/>
              </w:rPr>
              <w:t>70</w:t>
            </w:r>
            <w:ins w:id="197" w:author="Viering, Tammo" w:date="2024-12-18T16:51:00Z" w16du:dateUtc="2024-12-18T15:51:00Z">
              <w:r>
                <w:rPr>
                  <w:sz w:val="20"/>
                </w:rPr>
                <w:t xml:space="preserve"> years</w:t>
              </w:r>
            </w:ins>
          </w:p>
        </w:tc>
        <w:tc>
          <w:tcPr>
            <w:tcW w:w="1245" w:type="dxa"/>
          </w:tcPr>
          <w:p w14:paraId="67DDBFC2" w14:textId="0692A4C2" w:rsidR="006A79E4" w:rsidRPr="000C44B1" w:rsidRDefault="006A79E4" w:rsidP="006A79E4">
            <w:pPr>
              <w:spacing w:before="0" w:after="0" w:line="240" w:lineRule="auto"/>
              <w:ind w:left="0"/>
              <w:jc w:val="left"/>
              <w:rPr>
                <w:sz w:val="28"/>
                <w:szCs w:val="28"/>
              </w:rPr>
            </w:pPr>
            <w:r w:rsidRPr="000C44B1">
              <w:rPr>
                <w:rFonts w:ascii="Wingdings" w:eastAsia="Wingdings" w:hAnsi="Wingdings" w:cs="Wingdings"/>
                <w:sz w:val="28"/>
                <w:szCs w:val="28"/>
              </w:rPr>
              <w:t>ü</w:t>
            </w:r>
          </w:p>
        </w:tc>
        <w:tc>
          <w:tcPr>
            <w:tcW w:w="1283" w:type="dxa"/>
          </w:tcPr>
          <w:p w14:paraId="4112717C" w14:textId="42C74AA1" w:rsidR="006A79E4" w:rsidRPr="000C44B1" w:rsidRDefault="006A79E4" w:rsidP="006A79E4">
            <w:pPr>
              <w:spacing w:before="0" w:after="0" w:line="240" w:lineRule="auto"/>
              <w:ind w:left="0"/>
              <w:jc w:val="left"/>
              <w:rPr>
                <w:sz w:val="28"/>
                <w:szCs w:val="28"/>
              </w:rPr>
            </w:pPr>
            <w:r w:rsidRPr="000C44B1">
              <w:rPr>
                <w:rFonts w:ascii="Wingdings" w:eastAsia="Wingdings" w:hAnsi="Wingdings" w:cs="Wingdings"/>
                <w:sz w:val="28"/>
                <w:szCs w:val="28"/>
              </w:rPr>
              <w:t>û</w:t>
            </w:r>
          </w:p>
        </w:tc>
      </w:tr>
      <w:tr w:rsidR="006A79E4" w14:paraId="053C759B" w14:textId="474A806C" w:rsidTr="003277F3">
        <w:trPr>
          <w:trHeight w:val="107"/>
        </w:trPr>
        <w:tc>
          <w:tcPr>
            <w:tcW w:w="1464" w:type="dxa"/>
          </w:tcPr>
          <w:p w14:paraId="484830BB" w14:textId="35BB4CD9" w:rsidR="006A79E4" w:rsidRDefault="006A79E4" w:rsidP="006A79E4">
            <w:pPr>
              <w:spacing w:before="0" w:after="0" w:line="240" w:lineRule="auto"/>
              <w:ind w:left="0"/>
              <w:jc w:val="left"/>
              <w:rPr>
                <w:sz w:val="20"/>
              </w:rPr>
            </w:pPr>
            <w:r>
              <w:rPr>
                <w:sz w:val="20"/>
              </w:rPr>
              <w:t>Cov3_7</w:t>
            </w:r>
          </w:p>
        </w:tc>
        <w:tc>
          <w:tcPr>
            <w:tcW w:w="1775" w:type="dxa"/>
          </w:tcPr>
          <w:p w14:paraId="0BA84D0F" w14:textId="65C817DC" w:rsidR="006A79E4" w:rsidRPr="006428BC" w:rsidRDefault="006A79E4" w:rsidP="006A79E4">
            <w:pPr>
              <w:spacing w:before="0" w:after="0" w:line="240" w:lineRule="auto"/>
              <w:ind w:left="0"/>
              <w:jc w:val="left"/>
              <w:rPr>
                <w:sz w:val="20"/>
              </w:rPr>
            </w:pPr>
            <w:r>
              <w:rPr>
                <w:sz w:val="20"/>
              </w:rPr>
              <w:t>Gender</w:t>
            </w:r>
          </w:p>
        </w:tc>
        <w:tc>
          <w:tcPr>
            <w:tcW w:w="3866" w:type="dxa"/>
          </w:tcPr>
          <w:p w14:paraId="3B194853" w14:textId="77777777" w:rsidR="006A79E4" w:rsidRPr="0065456D" w:rsidRDefault="006A79E4" w:rsidP="006A79E4">
            <w:pPr>
              <w:spacing w:before="0" w:after="0" w:line="240" w:lineRule="auto"/>
              <w:ind w:left="0"/>
              <w:jc w:val="left"/>
              <w:rPr>
                <w:sz w:val="20"/>
              </w:rPr>
            </w:pPr>
            <w:commentRangeStart w:id="198"/>
            <w:r w:rsidRPr="0065456D">
              <w:rPr>
                <w:sz w:val="20"/>
              </w:rPr>
              <w:t>Gender will be classified as:</w:t>
            </w:r>
          </w:p>
          <w:p w14:paraId="53F86614" w14:textId="7F2F49DB" w:rsidR="006A79E4" w:rsidRPr="0065456D" w:rsidRDefault="006A79E4" w:rsidP="006A79E4">
            <w:pPr>
              <w:spacing w:before="0" w:after="0" w:line="240" w:lineRule="auto"/>
              <w:ind w:left="0"/>
              <w:jc w:val="left"/>
              <w:rPr>
                <w:sz w:val="20"/>
              </w:rPr>
            </w:pPr>
            <w:r w:rsidRPr="0065456D">
              <w:rPr>
                <w:sz w:val="20"/>
              </w:rPr>
              <w:t>•</w:t>
            </w:r>
            <w:r>
              <w:rPr>
                <w:sz w:val="20"/>
              </w:rPr>
              <w:t xml:space="preserve"> </w:t>
            </w:r>
            <w:r w:rsidRPr="0065456D">
              <w:rPr>
                <w:sz w:val="20"/>
              </w:rPr>
              <w:t>Male</w:t>
            </w:r>
          </w:p>
          <w:p w14:paraId="52A0FDFB" w14:textId="199194BF" w:rsidR="006A79E4" w:rsidRPr="006428BC" w:rsidRDefault="006A79E4" w:rsidP="006A79E4">
            <w:pPr>
              <w:spacing w:before="0" w:after="0" w:line="240" w:lineRule="auto"/>
              <w:ind w:left="0"/>
              <w:jc w:val="left"/>
              <w:rPr>
                <w:sz w:val="20"/>
              </w:rPr>
            </w:pPr>
            <w:r w:rsidRPr="0065456D">
              <w:rPr>
                <w:sz w:val="20"/>
              </w:rPr>
              <w:t>•</w:t>
            </w:r>
            <w:r>
              <w:rPr>
                <w:sz w:val="20"/>
              </w:rPr>
              <w:t xml:space="preserve"> </w:t>
            </w:r>
            <w:r w:rsidRPr="0065456D">
              <w:rPr>
                <w:sz w:val="20"/>
              </w:rPr>
              <w:t>Female</w:t>
            </w:r>
            <w:commentRangeEnd w:id="198"/>
            <w:r>
              <w:rPr>
                <w:rStyle w:val="CommentReference"/>
                <w14:ligatures w14:val="none"/>
              </w:rPr>
              <w:commentReference w:id="198"/>
            </w:r>
          </w:p>
        </w:tc>
        <w:tc>
          <w:tcPr>
            <w:tcW w:w="1245" w:type="dxa"/>
          </w:tcPr>
          <w:p w14:paraId="41F91915" w14:textId="64BAF25A" w:rsidR="006A79E4" w:rsidRPr="0065456D" w:rsidRDefault="006A79E4" w:rsidP="006A79E4">
            <w:pPr>
              <w:spacing w:before="0" w:after="0" w:line="240" w:lineRule="auto"/>
              <w:ind w:left="0"/>
              <w:jc w:val="left"/>
              <w:rPr>
                <w:sz w:val="20"/>
              </w:rPr>
            </w:pPr>
            <w:r w:rsidRPr="000C44B1">
              <w:rPr>
                <w:rFonts w:ascii="Wingdings" w:eastAsia="Wingdings" w:hAnsi="Wingdings" w:cs="Wingdings"/>
                <w:sz w:val="28"/>
                <w:szCs w:val="28"/>
              </w:rPr>
              <w:t>ü</w:t>
            </w:r>
          </w:p>
        </w:tc>
        <w:tc>
          <w:tcPr>
            <w:tcW w:w="1283" w:type="dxa"/>
          </w:tcPr>
          <w:p w14:paraId="102D85DB" w14:textId="4BD57D6C" w:rsidR="006A79E4" w:rsidRPr="0065456D" w:rsidRDefault="006A79E4" w:rsidP="006A79E4">
            <w:pPr>
              <w:spacing w:before="0" w:after="0" w:line="240" w:lineRule="auto"/>
              <w:ind w:left="0"/>
              <w:jc w:val="left"/>
              <w:rPr>
                <w:sz w:val="20"/>
              </w:rPr>
            </w:pPr>
            <w:r w:rsidRPr="000C44B1">
              <w:rPr>
                <w:rFonts w:ascii="Wingdings" w:eastAsia="Wingdings" w:hAnsi="Wingdings" w:cs="Wingdings"/>
                <w:sz w:val="28"/>
                <w:szCs w:val="28"/>
              </w:rPr>
              <w:t>ü</w:t>
            </w:r>
          </w:p>
        </w:tc>
      </w:tr>
    </w:tbl>
    <w:p w14:paraId="7C2B7C72" w14:textId="77777777" w:rsidR="001D493C" w:rsidRPr="00563771" w:rsidRDefault="00A918C0" w:rsidP="007D6ADB">
      <w:pPr>
        <w:pStyle w:val="Heading2"/>
        <w:numPr>
          <w:ilvl w:val="1"/>
          <w:numId w:val="2"/>
        </w:numPr>
        <w:tabs>
          <w:tab w:val="left" w:pos="768"/>
        </w:tabs>
        <w:ind w:left="768" w:hanging="541"/>
        <w:rPr>
          <w:rFonts w:ascii="Times New Roman" w:hAnsi="Times New Roman" w:cs="Times New Roman"/>
          <w:szCs w:val="24"/>
        </w:rPr>
      </w:pPr>
      <w:bookmarkStart w:id="199" w:name="9.4._Data_sources"/>
      <w:bookmarkStart w:id="200" w:name="_Toc155698364"/>
      <w:bookmarkStart w:id="201" w:name="_Toc155698365"/>
      <w:bookmarkStart w:id="202" w:name="_Toc155698366"/>
      <w:bookmarkStart w:id="203" w:name="_Toc155698367"/>
      <w:bookmarkStart w:id="204" w:name="_Toc155698368"/>
      <w:bookmarkStart w:id="205" w:name="_Toc155698369"/>
      <w:bookmarkStart w:id="206" w:name="9.5._Study_size"/>
      <w:bookmarkStart w:id="207" w:name="_Toc185500720"/>
      <w:bookmarkEnd w:id="199"/>
      <w:bookmarkEnd w:id="200"/>
      <w:bookmarkEnd w:id="201"/>
      <w:bookmarkEnd w:id="202"/>
      <w:bookmarkEnd w:id="203"/>
      <w:bookmarkEnd w:id="204"/>
      <w:bookmarkEnd w:id="205"/>
      <w:bookmarkEnd w:id="206"/>
      <w:commentRangeStart w:id="208"/>
      <w:r w:rsidRPr="00563771">
        <w:rPr>
          <w:rFonts w:ascii="Times New Roman" w:hAnsi="Times New Roman" w:cs="Times New Roman"/>
          <w:szCs w:val="24"/>
        </w:rPr>
        <w:t>Study</w:t>
      </w:r>
      <w:r w:rsidRPr="00563771">
        <w:rPr>
          <w:rFonts w:ascii="Times New Roman" w:hAnsi="Times New Roman" w:cs="Times New Roman"/>
          <w:spacing w:val="-2"/>
          <w:szCs w:val="24"/>
        </w:rPr>
        <w:t xml:space="preserve"> </w:t>
      </w:r>
      <w:r w:rsidRPr="00563771">
        <w:rPr>
          <w:rFonts w:ascii="Times New Roman" w:hAnsi="Times New Roman" w:cs="Times New Roman"/>
          <w:spacing w:val="-4"/>
          <w:szCs w:val="24"/>
        </w:rPr>
        <w:t>size</w:t>
      </w:r>
      <w:bookmarkEnd w:id="207"/>
      <w:commentRangeEnd w:id="208"/>
      <w:r w:rsidR="005E1595">
        <w:rPr>
          <w:rStyle w:val="CommentReference"/>
          <w:rFonts w:ascii="Times New Roman" w:eastAsia="Courier New" w:hAnsi="Times New Roman" w:cs="Courier New"/>
          <w:b w:val="0"/>
          <w:bCs w:val="0"/>
          <w:i w:val="0"/>
          <w:iCs w:val="0"/>
        </w:rPr>
        <w:commentReference w:id="208"/>
      </w:r>
    </w:p>
    <w:p w14:paraId="7C2B7C74" w14:textId="208EE453" w:rsidR="001D493C" w:rsidRPr="00563771" w:rsidDel="00692C25" w:rsidRDefault="00A918C0" w:rsidP="007D6ADB">
      <w:pPr>
        <w:pStyle w:val="BodyText"/>
        <w:spacing w:line="271" w:lineRule="auto"/>
        <w:ind w:right="260"/>
        <w:rPr>
          <w:del w:id="209" w:author="Viering, Tammo" w:date="2024-12-18T16:46:00Z" w16du:dateUtc="2024-12-18T15:46:00Z"/>
          <w:rFonts w:cs="Times New Roman"/>
          <w:szCs w:val="24"/>
        </w:rPr>
      </w:pPr>
      <w:del w:id="210" w:author="Viering, Tammo" w:date="2024-12-18T16:46:00Z" w16du:dateUtc="2024-12-18T15:46:00Z">
        <w:r w:rsidRPr="00563771" w:rsidDel="00692C25">
          <w:rPr>
            <w:rFonts w:cs="Times New Roman"/>
            <w:color w:val="339966"/>
            <w:szCs w:val="24"/>
          </w:rPr>
          <w:delText>Any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projected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study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size,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precision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sought</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for</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study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estimates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any calculation of the sample size that can minimally detect a pre- specified risk with a pre-specified statistical precision. All assumptions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used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calculate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study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size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or</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precision</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study</w:delText>
        </w:r>
        <w:r w:rsidR="00DD5765" w:rsidRPr="00563771" w:rsidDel="00692C25">
          <w:rPr>
            <w:rFonts w:cs="Times New Roman"/>
            <w:color w:val="339966"/>
            <w:szCs w:val="24"/>
          </w:rPr>
          <w:delText xml:space="preserve"> as well as software used</w:delText>
        </w:r>
        <w:r w:rsidRPr="00563771" w:rsidDel="00692C25">
          <w:rPr>
            <w:rFonts w:cs="Times New Roman"/>
            <w:color w:val="339966"/>
            <w:szCs w:val="24"/>
          </w:rPr>
          <w:delText xml:space="preserve"> should be presented</w:delText>
        </w:r>
        <w:r w:rsidR="00054385" w:rsidRPr="00563771" w:rsidDel="00692C25">
          <w:rPr>
            <w:rFonts w:cs="Times New Roman"/>
            <w:color w:val="339966"/>
            <w:szCs w:val="24"/>
          </w:rPr>
          <w:delText xml:space="preserve"> in this section</w:delText>
        </w:r>
        <w:r w:rsidRPr="00563771" w:rsidDel="00692C25">
          <w:rPr>
            <w:rFonts w:cs="Times New Roman"/>
            <w:color w:val="339966"/>
            <w:szCs w:val="24"/>
          </w:rPr>
          <w:delText>.</w:delText>
        </w:r>
      </w:del>
    </w:p>
    <w:p w14:paraId="7C2B7C75" w14:textId="0E359235" w:rsidR="001D493C" w:rsidRPr="005E1595" w:rsidRDefault="007C2B8C" w:rsidP="005E1595">
      <w:pPr>
        <w:rPr>
          <w:spacing w:val="-2"/>
          <w:highlight w:val="yellow"/>
        </w:rPr>
      </w:pPr>
      <w:r w:rsidRPr="007C2B8C">
        <w:t>To get an estimate of the expected sample size, a simple preliminary patient selection algorithm was applied to the THIN database.</w:t>
      </w:r>
      <w:r w:rsidR="0009369A">
        <w:t xml:space="preserve"> </w:t>
      </w:r>
      <w:r w:rsidR="00C13FD4" w:rsidRPr="00C13FD4">
        <w:t xml:space="preserve">Of the </w:t>
      </w:r>
      <w:r w:rsidR="005E1595" w:rsidRPr="005E1595">
        <w:rPr>
          <w:spacing w:val="-2"/>
        </w:rPr>
        <w:t>5,103,238</w:t>
      </w:r>
      <w:r w:rsidR="000618D6">
        <w:rPr>
          <w:spacing w:val="-2"/>
        </w:rPr>
        <w:t xml:space="preserve"> </w:t>
      </w:r>
      <w:proofErr w:type="gramStart"/>
      <w:r w:rsidR="00C13FD4" w:rsidRPr="00C13FD4">
        <w:t>adults</w:t>
      </w:r>
      <w:proofErr w:type="gramEnd"/>
      <w:r w:rsidR="00C13FD4" w:rsidRPr="00C13FD4">
        <w:t xml:space="preserve"> </w:t>
      </w:r>
      <w:r w:rsidR="000660DD">
        <w:t>observable</w:t>
      </w:r>
      <w:r w:rsidR="00C13FD4" w:rsidRPr="00C13FD4">
        <w:t xml:space="preserve"> in the</w:t>
      </w:r>
      <w:r w:rsidR="000660DD">
        <w:t xml:space="preserve"> </w:t>
      </w:r>
      <w:r w:rsidR="000618D6">
        <w:t>UK</w:t>
      </w:r>
      <w:r w:rsidR="000660DD">
        <w:t xml:space="preserve"> part of</w:t>
      </w:r>
      <w:r w:rsidR="00C13FD4" w:rsidRPr="00C13FD4">
        <w:t xml:space="preserve"> </w:t>
      </w:r>
      <w:r w:rsidR="000660DD">
        <w:t xml:space="preserve">the </w:t>
      </w:r>
      <w:r w:rsidR="00C13FD4" w:rsidRPr="00C13FD4">
        <w:t>THIN database</w:t>
      </w:r>
      <w:r w:rsidR="000660DD">
        <w:t xml:space="preserve"> from</w:t>
      </w:r>
      <w:r w:rsidR="005E1595">
        <w:t xml:space="preserve"> </w:t>
      </w:r>
      <w:commentRangeStart w:id="211"/>
      <w:r w:rsidR="005E1595">
        <w:t>December 1</w:t>
      </w:r>
      <w:ins w:id="212" w:author="Chu, Paula" w:date="2025-09-03T16:17:00Z" w16du:dateUtc="2025-09-03T14:17:00Z">
        <w:r w:rsidR="00B92A57">
          <w:t>,</w:t>
        </w:r>
      </w:ins>
      <w:r w:rsidR="005E1595">
        <w:t xml:space="preserve"> </w:t>
      </w:r>
      <w:proofErr w:type="gramStart"/>
      <w:r w:rsidR="005E1595">
        <w:t>2016</w:t>
      </w:r>
      <w:proofErr w:type="gramEnd"/>
      <w:r w:rsidR="005E1595" w:rsidRPr="007A03FA">
        <w:t xml:space="preserve"> </w:t>
      </w:r>
      <w:r w:rsidR="005E1595">
        <w:t>to October 31</w:t>
      </w:r>
      <w:ins w:id="213" w:author="Chu, Paula" w:date="2025-09-03T16:17:00Z" w16du:dateUtc="2025-09-03T14:17:00Z">
        <w:r w:rsidR="00B92A57">
          <w:t>,</w:t>
        </w:r>
      </w:ins>
      <w:r w:rsidR="005E1595">
        <w:t xml:space="preserve"> 2022</w:t>
      </w:r>
      <w:commentRangeEnd w:id="211"/>
      <w:r w:rsidR="005E1595">
        <w:rPr>
          <w:rStyle w:val="CommentReference"/>
        </w:rPr>
        <w:commentReference w:id="211"/>
      </w:r>
      <w:r w:rsidR="00C13FD4" w:rsidRPr="00C13FD4">
        <w:t xml:space="preserve">, </w:t>
      </w:r>
      <w:r w:rsidR="005E1595" w:rsidRPr="005E1595">
        <w:rPr>
          <w:spacing w:val="-2"/>
        </w:rPr>
        <w:t>58</w:t>
      </w:r>
      <w:r w:rsidR="005E1595">
        <w:rPr>
          <w:spacing w:val="-2"/>
        </w:rPr>
        <w:t>,</w:t>
      </w:r>
      <w:r w:rsidR="005E1595" w:rsidRPr="005E1595">
        <w:rPr>
          <w:spacing w:val="-2"/>
        </w:rPr>
        <w:t>022</w:t>
      </w:r>
      <w:r w:rsidR="00C13FD4" w:rsidRPr="00C13FD4">
        <w:t xml:space="preserve"> (</w:t>
      </w:r>
      <w:r w:rsidR="000618D6" w:rsidRPr="006B0D07">
        <w:rPr>
          <w:spacing w:val="-2"/>
          <w:highlight w:val="yellow"/>
        </w:rPr>
        <w:t>…</w:t>
      </w:r>
      <w:r w:rsidR="00C13FD4" w:rsidRPr="00C13FD4">
        <w:t xml:space="preserve">%) </w:t>
      </w:r>
      <w:r w:rsidR="00702103">
        <w:t>received an initial</w:t>
      </w:r>
      <w:r w:rsidR="00C13FD4" w:rsidRPr="00C13FD4">
        <w:t xml:space="preserve"> </w:t>
      </w:r>
      <w:r w:rsidR="005E1595">
        <w:t>headache disorder</w:t>
      </w:r>
      <w:r w:rsidR="00702103">
        <w:t xml:space="preserve"> diagnosis</w:t>
      </w:r>
      <w:r w:rsidR="002628BD">
        <w:t xml:space="preserve"> (</w:t>
      </w:r>
      <w:r w:rsidR="000618D6">
        <w:t xml:space="preserve">equivalent to ICD-10 code </w:t>
      </w:r>
      <w:r w:rsidR="002628BD">
        <w:t>G43</w:t>
      </w:r>
      <w:r w:rsidR="005E1595">
        <w:t>,</w:t>
      </w:r>
      <w:r w:rsidR="005E1595" w:rsidRPr="005E1595">
        <w:t xml:space="preserve"> </w:t>
      </w:r>
      <w:r w:rsidR="005E1595">
        <w:t>G44, R51</w:t>
      </w:r>
      <w:r w:rsidR="002628BD">
        <w:t>)</w:t>
      </w:r>
      <w:r w:rsidR="00702103">
        <w:t xml:space="preserve"> from </w:t>
      </w:r>
      <w:r w:rsidR="005E1595">
        <w:t>their</w:t>
      </w:r>
      <w:r w:rsidR="00702103">
        <w:t xml:space="preserve"> GP</w:t>
      </w:r>
      <w:r w:rsidR="00C13FD4" w:rsidRPr="00C13FD4">
        <w:t>.</w:t>
      </w:r>
      <w:r w:rsidR="005E1595">
        <w:t xml:space="preserve"> </w:t>
      </w:r>
      <w:r w:rsidR="00307B78" w:rsidRPr="00307B78">
        <w:t>Note that the final figures in the study may differ due to the exact specifications of the patient selection procedure.</w:t>
      </w:r>
    </w:p>
    <w:p w14:paraId="7C2B7C76" w14:textId="77777777" w:rsidR="001D493C" w:rsidRPr="00563771" w:rsidRDefault="00A918C0" w:rsidP="007D6ADB">
      <w:pPr>
        <w:pStyle w:val="Heading2"/>
        <w:numPr>
          <w:ilvl w:val="1"/>
          <w:numId w:val="2"/>
        </w:numPr>
        <w:tabs>
          <w:tab w:val="left" w:pos="768"/>
        </w:tabs>
        <w:spacing w:before="1"/>
        <w:ind w:left="768" w:hanging="541"/>
        <w:rPr>
          <w:rFonts w:ascii="Times New Roman" w:hAnsi="Times New Roman" w:cs="Times New Roman"/>
          <w:szCs w:val="24"/>
        </w:rPr>
      </w:pPr>
      <w:bookmarkStart w:id="214" w:name="9.6._Data_management"/>
      <w:bookmarkStart w:id="215" w:name="_Toc185500721"/>
      <w:bookmarkEnd w:id="214"/>
      <w:commentRangeStart w:id="216"/>
      <w:r w:rsidRPr="00563771">
        <w:rPr>
          <w:rFonts w:ascii="Times New Roman" w:hAnsi="Times New Roman" w:cs="Times New Roman"/>
          <w:szCs w:val="24"/>
        </w:rPr>
        <w:t>Data</w:t>
      </w:r>
      <w:r w:rsidRPr="00563771">
        <w:rPr>
          <w:rFonts w:ascii="Times New Roman" w:hAnsi="Times New Roman" w:cs="Times New Roman"/>
          <w:spacing w:val="-5"/>
          <w:szCs w:val="24"/>
        </w:rPr>
        <w:t xml:space="preserve"> </w:t>
      </w:r>
      <w:r w:rsidRPr="00563771">
        <w:rPr>
          <w:rFonts w:ascii="Times New Roman" w:hAnsi="Times New Roman" w:cs="Times New Roman"/>
          <w:spacing w:val="-2"/>
          <w:szCs w:val="24"/>
        </w:rPr>
        <w:t>management</w:t>
      </w:r>
      <w:bookmarkEnd w:id="215"/>
      <w:commentRangeEnd w:id="216"/>
      <w:r w:rsidR="005E1595">
        <w:rPr>
          <w:rStyle w:val="CommentReference"/>
          <w:rFonts w:ascii="Times New Roman" w:eastAsia="Courier New" w:hAnsi="Times New Roman" w:cs="Courier New"/>
          <w:b w:val="0"/>
          <w:bCs w:val="0"/>
          <w:i w:val="0"/>
          <w:iCs w:val="0"/>
        </w:rPr>
        <w:commentReference w:id="216"/>
      </w:r>
    </w:p>
    <w:p w14:paraId="7C2B7C78" w14:textId="4BEDE0BC" w:rsidR="001D493C" w:rsidRPr="00563771" w:rsidDel="00692C25" w:rsidRDefault="00A918C0" w:rsidP="00B216E0">
      <w:pPr>
        <w:rPr>
          <w:del w:id="217" w:author="Viering, Tammo" w:date="2024-12-18T16:46:00Z" w16du:dateUtc="2024-12-18T15:46:00Z"/>
        </w:rPr>
      </w:pPr>
      <w:del w:id="218" w:author="Viering, Tammo" w:date="2024-12-18T16:46:00Z" w16du:dateUtc="2024-12-18T15:46:00Z">
        <w:r w:rsidRPr="00563771" w:rsidDel="00692C25">
          <w:delText>Data</w:delText>
        </w:r>
        <w:r w:rsidRPr="00563771" w:rsidDel="00692C25">
          <w:rPr>
            <w:spacing w:val="-4"/>
          </w:rPr>
          <w:delText xml:space="preserve"> </w:delText>
        </w:r>
        <w:r w:rsidRPr="00563771" w:rsidDel="00692C25">
          <w:delText>management</w:delText>
        </w:r>
        <w:r w:rsidRPr="00563771" w:rsidDel="00692C25">
          <w:rPr>
            <w:spacing w:val="-4"/>
          </w:rPr>
          <w:delText xml:space="preserve"> </w:delText>
        </w:r>
        <w:r w:rsidRPr="00563771" w:rsidDel="00692C25">
          <w:delText>and</w:delText>
        </w:r>
        <w:r w:rsidRPr="00563771" w:rsidDel="00692C25">
          <w:rPr>
            <w:spacing w:val="-4"/>
          </w:rPr>
          <w:delText xml:space="preserve"> </w:delText>
        </w:r>
        <w:r w:rsidRPr="00563771" w:rsidDel="00692C25">
          <w:delText>statistical</w:delText>
        </w:r>
        <w:r w:rsidRPr="00563771" w:rsidDel="00692C25">
          <w:rPr>
            <w:spacing w:val="-4"/>
          </w:rPr>
          <w:delText xml:space="preserve"> </w:delText>
        </w:r>
        <w:r w:rsidRPr="00563771" w:rsidDel="00692C25">
          <w:delText>software(s)</w:delText>
        </w:r>
        <w:r w:rsidRPr="00563771" w:rsidDel="00692C25">
          <w:rPr>
            <w:spacing w:val="-4"/>
          </w:rPr>
          <w:delText xml:space="preserve"> </w:delText>
        </w:r>
        <w:r w:rsidRPr="00563771" w:rsidDel="00692C25">
          <w:delText>to</w:delText>
        </w:r>
        <w:r w:rsidRPr="00563771" w:rsidDel="00692C25">
          <w:rPr>
            <w:spacing w:val="-4"/>
          </w:rPr>
          <w:delText xml:space="preserve"> </w:delText>
        </w:r>
        <w:r w:rsidRPr="00563771" w:rsidDel="00692C25">
          <w:delText>be</w:delText>
        </w:r>
        <w:r w:rsidRPr="00563771" w:rsidDel="00692C25">
          <w:rPr>
            <w:spacing w:val="-4"/>
          </w:rPr>
          <w:delText xml:space="preserve"> </w:delText>
        </w:r>
        <w:r w:rsidRPr="00563771" w:rsidDel="00692C25">
          <w:delText>used</w:delText>
        </w:r>
        <w:r w:rsidRPr="00563771" w:rsidDel="00692C25">
          <w:rPr>
            <w:spacing w:val="-4"/>
          </w:rPr>
          <w:delText xml:space="preserve"> </w:delText>
        </w:r>
        <w:r w:rsidRPr="00563771" w:rsidDel="00692C25">
          <w:delText>in</w:delText>
        </w:r>
        <w:r w:rsidRPr="00563771" w:rsidDel="00692C25">
          <w:rPr>
            <w:spacing w:val="-4"/>
          </w:rPr>
          <w:delText xml:space="preserve"> </w:delText>
        </w:r>
        <w:r w:rsidRPr="00563771" w:rsidDel="00692C25">
          <w:delText>the</w:delText>
        </w:r>
        <w:r w:rsidRPr="00563771" w:rsidDel="00692C25">
          <w:rPr>
            <w:spacing w:val="-4"/>
          </w:rPr>
          <w:delText xml:space="preserve"> </w:delText>
        </w:r>
        <w:r w:rsidRPr="00563771" w:rsidDel="00692C25">
          <w:delText xml:space="preserve">study, including procedures for data collection, retrieval, </w:delText>
        </w:r>
        <w:r w:rsidR="00BC4F47" w:rsidRPr="00563771" w:rsidDel="00692C25">
          <w:delText>collection,</w:delText>
        </w:r>
        <w:r w:rsidRPr="00563771" w:rsidDel="00692C25">
          <w:delText xml:space="preserve"> and </w:delText>
        </w:r>
        <w:r w:rsidRPr="00563771" w:rsidDel="00692C25">
          <w:rPr>
            <w:spacing w:val="-2"/>
          </w:rPr>
          <w:delText>preparation.</w:delText>
        </w:r>
      </w:del>
    </w:p>
    <w:p w14:paraId="7C2B7C79" w14:textId="5F8A78A4" w:rsidR="001D493C" w:rsidRPr="00563771" w:rsidDel="00692C25" w:rsidRDefault="00A918C0" w:rsidP="00B216E0">
      <w:pPr>
        <w:rPr>
          <w:del w:id="219" w:author="Viering, Tammo" w:date="2024-12-18T16:46:00Z" w16du:dateUtc="2024-12-18T15:46:00Z"/>
        </w:rPr>
      </w:pPr>
      <w:del w:id="220" w:author="Viering, Tammo" w:date="2024-12-18T16:46:00Z" w16du:dateUtc="2024-12-18T15:46:00Z">
        <w:r w:rsidRPr="00563771" w:rsidDel="00692C25">
          <w:delText>Data</w:delText>
        </w:r>
        <w:r w:rsidRPr="00563771" w:rsidDel="00692C25">
          <w:rPr>
            <w:spacing w:val="-4"/>
          </w:rPr>
          <w:delText xml:space="preserve"> </w:delText>
        </w:r>
        <w:r w:rsidRPr="00563771" w:rsidDel="00692C25">
          <w:delText>collection</w:delText>
        </w:r>
        <w:r w:rsidRPr="00563771" w:rsidDel="00692C25">
          <w:rPr>
            <w:spacing w:val="-4"/>
          </w:rPr>
          <w:delText xml:space="preserve"> </w:delText>
        </w:r>
        <w:r w:rsidRPr="00563771" w:rsidDel="00692C25">
          <w:delText>methods</w:delText>
        </w:r>
        <w:r w:rsidRPr="00563771" w:rsidDel="00692C25">
          <w:rPr>
            <w:spacing w:val="-4"/>
          </w:rPr>
          <w:delText xml:space="preserve"> </w:delText>
        </w:r>
        <w:r w:rsidRPr="00563771" w:rsidDel="00692C25">
          <w:delText>and</w:delText>
        </w:r>
        <w:r w:rsidRPr="00563771" w:rsidDel="00692C25">
          <w:rPr>
            <w:spacing w:val="-4"/>
          </w:rPr>
          <w:delText xml:space="preserve"> </w:delText>
        </w:r>
        <w:r w:rsidRPr="00563771" w:rsidDel="00692C25">
          <w:delText>tools</w:delText>
        </w:r>
        <w:r w:rsidRPr="00563771" w:rsidDel="00692C25">
          <w:rPr>
            <w:spacing w:val="-4"/>
          </w:rPr>
          <w:delText xml:space="preserve"> </w:delText>
        </w:r>
        <w:r w:rsidRPr="00563771" w:rsidDel="00692C25">
          <w:delText>(</w:delText>
        </w:r>
        <w:r w:rsidR="00BC4F47" w:rsidRPr="00563771" w:rsidDel="00692C25">
          <w:delText>eg,</w:delText>
        </w:r>
        <w:r w:rsidRPr="00563771" w:rsidDel="00692C25">
          <w:rPr>
            <w:spacing w:val="-4"/>
          </w:rPr>
          <w:delText xml:space="preserve"> </w:delText>
        </w:r>
        <w:r w:rsidRPr="00563771" w:rsidDel="00692C25">
          <w:delText>paper-based</w:delText>
        </w:r>
        <w:r w:rsidRPr="00563771" w:rsidDel="00692C25">
          <w:rPr>
            <w:spacing w:val="-4"/>
          </w:rPr>
          <w:delText xml:space="preserve"> </w:delText>
        </w:r>
        <w:r w:rsidRPr="00563771" w:rsidDel="00692C25">
          <w:delText>or</w:delText>
        </w:r>
        <w:r w:rsidRPr="00563771" w:rsidDel="00692C25">
          <w:rPr>
            <w:spacing w:val="-4"/>
          </w:rPr>
          <w:delText xml:space="preserve"> </w:delText>
        </w:r>
        <w:r w:rsidRPr="00563771" w:rsidDel="00692C25">
          <w:delText>electronic</w:delText>
        </w:r>
        <w:r w:rsidRPr="00563771" w:rsidDel="00692C25">
          <w:rPr>
            <w:spacing w:val="-4"/>
          </w:rPr>
          <w:delText xml:space="preserve"> </w:delText>
        </w:r>
        <w:r w:rsidRPr="00563771" w:rsidDel="00692C25">
          <w:delText xml:space="preserve">case reporting forms, monitoring if any and supervision) can be </w:delText>
        </w:r>
        <w:r w:rsidR="00BC4F47" w:rsidRPr="00563771" w:rsidDel="00692C25">
          <w:delText>summarized</w:delText>
        </w:r>
        <w:r w:rsidRPr="00563771" w:rsidDel="00692C25">
          <w:delText xml:space="preserve"> in this section and fully described or presented in an Annex.</w:delText>
        </w:r>
      </w:del>
    </w:p>
    <w:p w14:paraId="7C2B7C7A" w14:textId="33F80943" w:rsidR="001D493C" w:rsidRPr="00563771" w:rsidRDefault="009329FA" w:rsidP="00B216E0">
      <w:r>
        <w:t xml:space="preserve">The present </w:t>
      </w:r>
      <w:r w:rsidR="00C62DC5">
        <w:t xml:space="preserve">study will utilize data from </w:t>
      </w:r>
      <w:r w:rsidR="003F3B67">
        <w:t xml:space="preserve">the THIN </w:t>
      </w:r>
      <w:commentRangeStart w:id="221"/>
      <w:commentRangeStart w:id="222"/>
      <w:r w:rsidR="003F3B67">
        <w:t>database</w:t>
      </w:r>
      <w:commentRangeEnd w:id="221"/>
      <w:r w:rsidR="00877AB3">
        <w:rPr>
          <w:rStyle w:val="CommentReference"/>
          <w:i/>
          <w:iCs/>
        </w:rPr>
        <w:commentReference w:id="221"/>
      </w:r>
      <w:commentRangeEnd w:id="222"/>
      <w:r w:rsidR="00B36E4D">
        <w:rPr>
          <w:rStyle w:val="CommentReference"/>
        </w:rPr>
        <w:commentReference w:id="222"/>
      </w:r>
      <w:r w:rsidR="003F3B67">
        <w:t>.</w:t>
      </w:r>
      <w:r w:rsidR="005E1595">
        <w:t xml:space="preserve"> Data will be stored as well as analyzed using the SAS Viya platform.</w:t>
      </w:r>
    </w:p>
    <w:p w14:paraId="7C2B7C7B" w14:textId="77777777" w:rsidR="001D493C" w:rsidRPr="00563771" w:rsidRDefault="00A918C0" w:rsidP="007D6ADB">
      <w:pPr>
        <w:pStyle w:val="Heading2"/>
        <w:numPr>
          <w:ilvl w:val="1"/>
          <w:numId w:val="2"/>
        </w:numPr>
        <w:tabs>
          <w:tab w:val="left" w:pos="768"/>
        </w:tabs>
        <w:ind w:left="768" w:hanging="541"/>
        <w:rPr>
          <w:rFonts w:ascii="Times New Roman" w:hAnsi="Times New Roman" w:cs="Times New Roman"/>
          <w:szCs w:val="24"/>
        </w:rPr>
      </w:pPr>
      <w:bookmarkStart w:id="223" w:name="9.7._Data_analysis"/>
      <w:bookmarkStart w:id="224" w:name="_Ref185431826"/>
      <w:bookmarkStart w:id="225" w:name="_Toc185500722"/>
      <w:bookmarkEnd w:id="223"/>
      <w:r w:rsidRPr="00563771">
        <w:rPr>
          <w:rFonts w:ascii="Times New Roman" w:hAnsi="Times New Roman" w:cs="Times New Roman"/>
          <w:szCs w:val="24"/>
        </w:rPr>
        <w:t>Data</w:t>
      </w:r>
      <w:r w:rsidRPr="00563771">
        <w:rPr>
          <w:rFonts w:ascii="Times New Roman" w:hAnsi="Times New Roman" w:cs="Times New Roman"/>
          <w:spacing w:val="-3"/>
          <w:szCs w:val="24"/>
        </w:rPr>
        <w:t xml:space="preserve"> </w:t>
      </w:r>
      <w:r w:rsidRPr="00563771">
        <w:rPr>
          <w:rFonts w:ascii="Times New Roman" w:hAnsi="Times New Roman" w:cs="Times New Roman"/>
          <w:spacing w:val="-2"/>
          <w:szCs w:val="24"/>
        </w:rPr>
        <w:t>analysis</w:t>
      </w:r>
      <w:bookmarkEnd w:id="224"/>
      <w:bookmarkEnd w:id="225"/>
    </w:p>
    <w:p w14:paraId="7C2B7C7D" w14:textId="257DA162" w:rsidR="001D493C" w:rsidRPr="00563771" w:rsidDel="00692C25" w:rsidRDefault="00A918C0" w:rsidP="007D6ADB">
      <w:pPr>
        <w:pStyle w:val="BodyText"/>
        <w:spacing w:before="1" w:line="271" w:lineRule="auto"/>
        <w:ind w:right="260"/>
        <w:rPr>
          <w:del w:id="226" w:author="Viering, Tammo" w:date="2024-12-18T16:46:00Z" w16du:dateUtc="2024-12-18T15:46:00Z"/>
          <w:rFonts w:cs="Times New Roman"/>
          <w:szCs w:val="24"/>
        </w:rPr>
      </w:pPr>
      <w:del w:id="227" w:author="Viering, Tammo" w:date="2024-12-18T16:46:00Z" w16du:dateUtc="2024-12-18T15:46:00Z">
        <w:r w:rsidRPr="00563771" w:rsidDel="00692C25">
          <w:rPr>
            <w:rFonts w:cs="Times New Roman"/>
            <w:color w:val="339966"/>
            <w:szCs w:val="24"/>
          </w:rPr>
          <w:delText>Rationale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for</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choice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statistical</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techniques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major</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steps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that lead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from</w:delText>
        </w:r>
        <w:r w:rsidRPr="00563771" w:rsidDel="00692C25">
          <w:rPr>
            <w:rFonts w:cs="Times New Roman"/>
            <w:color w:val="339966"/>
            <w:spacing w:val="-3"/>
            <w:szCs w:val="24"/>
          </w:rPr>
          <w:delText xml:space="preserve"> </w:delText>
        </w:r>
        <w:r w:rsidR="00BC4F47" w:rsidRPr="00563771" w:rsidDel="00692C25">
          <w:rPr>
            <w:rFonts w:cs="Times New Roman"/>
            <w:color w:val="339966"/>
            <w:szCs w:val="24"/>
          </w:rPr>
          <w:delText>the analytic</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data</w:delText>
        </w:r>
        <w:r w:rsidRPr="00563771" w:rsidDel="00692C25">
          <w:rPr>
            <w:rFonts w:cs="Times New Roman"/>
            <w:color w:val="339966"/>
            <w:spacing w:val="-3"/>
            <w:szCs w:val="24"/>
          </w:rPr>
          <w:delText xml:space="preserve"> </w:delText>
        </w:r>
        <w:r w:rsidR="00BC4F47" w:rsidRPr="00563771" w:rsidDel="00692C25">
          <w:rPr>
            <w:rFonts w:cs="Times New Roman"/>
            <w:color w:val="339966"/>
            <w:spacing w:val="-3"/>
            <w:szCs w:val="24"/>
          </w:rPr>
          <w:delText xml:space="preserve">set </w:delText>
        </w:r>
        <w:r w:rsidRPr="00563771" w:rsidDel="00692C25">
          <w:rPr>
            <w:rFonts w:cs="Times New Roman"/>
            <w:color w:val="339966"/>
            <w:szCs w:val="24"/>
          </w:rPr>
          <w:delText>to</w:delText>
        </w:r>
        <w:r w:rsidR="00544E70" w:rsidRPr="00563771" w:rsidDel="00692C25">
          <w:rPr>
            <w:rFonts w:cs="Times New Roman"/>
            <w:color w:val="339966"/>
            <w:szCs w:val="24"/>
          </w:rPr>
          <w:delText xml:space="preserve"> study results</w:delText>
        </w:r>
        <w:r w:rsidRPr="00563771" w:rsidDel="00692C25">
          <w:rPr>
            <w:rFonts w:cs="Times New Roman"/>
            <w:color w:val="339966"/>
            <w:szCs w:val="24"/>
          </w:rPr>
          <w:delText>,</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including</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methods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used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 xml:space="preserve">correct inconsistencies or errors, impute values, </w:delText>
        </w:r>
        <w:r w:rsidR="00BC4F47" w:rsidRPr="00563771" w:rsidDel="00692C25">
          <w:rPr>
            <w:rFonts w:cs="Times New Roman"/>
            <w:color w:val="339966"/>
            <w:szCs w:val="24"/>
          </w:rPr>
          <w:delText>categorize</w:delText>
        </w:r>
        <w:r w:rsidRPr="00563771" w:rsidDel="00692C25">
          <w:rPr>
            <w:rFonts w:cs="Times New Roman"/>
            <w:color w:val="339966"/>
            <w:szCs w:val="24"/>
          </w:rPr>
          <w:delText xml:space="preserve">, </w:delText>
        </w:r>
        <w:r w:rsidR="00054385" w:rsidRPr="00563771" w:rsidDel="00692C25">
          <w:rPr>
            <w:rFonts w:cs="Times New Roman"/>
            <w:color w:val="339966"/>
            <w:szCs w:val="24"/>
          </w:rPr>
          <w:delText>analyze</w:delText>
        </w:r>
        <w:r w:rsidRPr="00563771" w:rsidDel="00692C25">
          <w:rPr>
            <w:rFonts w:cs="Times New Roman"/>
            <w:color w:val="339966"/>
            <w:szCs w:val="24"/>
          </w:rPr>
          <w:delText xml:space="preserve"> and present results, and procedures to control sources of bias 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their</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influence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results.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Statistical</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procedures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be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applied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to 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data</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obtain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point</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estimates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confidence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intervals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measures of occurrence or association</w:delText>
        </w:r>
        <w:r w:rsidR="00BC4F47" w:rsidRPr="00563771" w:rsidDel="00692C25">
          <w:rPr>
            <w:rFonts w:cs="Times New Roman"/>
            <w:color w:val="339966"/>
            <w:szCs w:val="24"/>
          </w:rPr>
          <w:delText xml:space="preserve"> should be reported. S</w:delText>
        </w:r>
        <w:r w:rsidRPr="00563771" w:rsidDel="00692C25">
          <w:rPr>
            <w:rFonts w:cs="Times New Roman"/>
            <w:color w:val="339966"/>
            <w:szCs w:val="24"/>
          </w:rPr>
          <w:delText>ensitivity analyses</w:delText>
        </w:r>
        <w:r w:rsidR="00BC4F47" w:rsidRPr="00563771" w:rsidDel="00692C25">
          <w:rPr>
            <w:rFonts w:cs="Times New Roman"/>
            <w:color w:val="339966"/>
            <w:szCs w:val="24"/>
          </w:rPr>
          <w:delText xml:space="preserve"> should also be reported here</w:delText>
        </w:r>
        <w:r w:rsidRPr="00563771" w:rsidDel="00692C25">
          <w:rPr>
            <w:rFonts w:cs="Times New Roman"/>
            <w:color w:val="339966"/>
            <w:szCs w:val="24"/>
          </w:rPr>
          <w:delText>.</w:delText>
        </w:r>
        <w:r w:rsidR="00BC4F47" w:rsidRPr="00563771" w:rsidDel="00692C25">
          <w:rPr>
            <w:rFonts w:cs="Times New Roman"/>
            <w:color w:val="339966"/>
            <w:szCs w:val="24"/>
          </w:rPr>
          <w:delText xml:space="preserve"> Use sub-headings as appropriate.</w:delText>
        </w:r>
      </w:del>
    </w:p>
    <w:p w14:paraId="7F9277FA" w14:textId="4991EA2C" w:rsidR="00D14AAC" w:rsidRDefault="00D14AAC" w:rsidP="00D14AAC">
      <w:pPr>
        <w:rPr>
          <w:rFonts w:cs="Times New Roman"/>
          <w:szCs w:val="24"/>
        </w:rPr>
      </w:pPr>
      <w:r w:rsidRPr="00295C21">
        <w:t xml:space="preserve">The </w:t>
      </w:r>
      <w:r>
        <w:t>aim</w:t>
      </w:r>
      <w:r w:rsidRPr="00295C21">
        <w:t xml:space="preserve"> of th</w:t>
      </w:r>
      <w:r>
        <w:t>e present</w:t>
      </w:r>
      <w:r w:rsidRPr="00295C21">
        <w:t xml:space="preserve"> study is t</w:t>
      </w:r>
      <w:r>
        <w:rPr>
          <w:lang w:bidi="th-TH"/>
        </w:rPr>
        <w:t xml:space="preserve">o </w:t>
      </w:r>
      <w:del w:id="228" w:author="Chu, Paula" w:date="2025-09-03T16:17:00Z" w16du:dateUtc="2025-09-03T14:17:00Z">
        <w:r w:rsidDel="00B92A57">
          <w:rPr>
            <w:lang w:bidi="th-TH"/>
          </w:rPr>
          <w:delText xml:space="preserve">investigating </w:delText>
        </w:r>
      </w:del>
      <w:ins w:id="229" w:author="Chu, Paula" w:date="2025-09-03T16:17:00Z" w16du:dateUtc="2025-09-03T14:17:00Z">
        <w:r w:rsidR="00B92A57">
          <w:rPr>
            <w:lang w:bidi="th-TH"/>
          </w:rPr>
          <w:t>investigat</w:t>
        </w:r>
        <w:r w:rsidR="00B92A57">
          <w:rPr>
            <w:lang w:bidi="th-TH"/>
          </w:rPr>
          <w:t>e</w:t>
        </w:r>
        <w:r w:rsidR="00B92A57">
          <w:rPr>
            <w:lang w:bidi="th-TH"/>
          </w:rPr>
          <w:t xml:space="preserve"> </w:t>
        </w:r>
      </w:ins>
      <w:r>
        <w:rPr>
          <w:lang w:bidi="th-TH"/>
        </w:rPr>
        <w:t>patterns of referrals from primary to specialized care of migraine and headache patients</w:t>
      </w:r>
      <w:r w:rsidR="00FB52C5">
        <w:rPr>
          <w:lang w:bidi="th-TH"/>
        </w:rPr>
        <w:t xml:space="preserve"> in the UK</w:t>
      </w:r>
      <w:r>
        <w:rPr>
          <w:lang w:bidi="th-TH"/>
        </w:rPr>
        <w:t>.</w:t>
      </w:r>
      <w:r w:rsidR="009D6BDA">
        <w:rPr>
          <w:lang w:bidi="th-TH"/>
        </w:rPr>
        <w:t xml:space="preserve"> </w:t>
      </w:r>
      <w:r w:rsidR="009D6BDA">
        <w:t xml:space="preserve">Specific objectives are to access the number of GP contacts, </w:t>
      </w:r>
      <w:r w:rsidR="009D6BDA" w:rsidRPr="00971227">
        <w:t>referral patterns</w:t>
      </w:r>
      <w:r w:rsidR="009D6BDA">
        <w:t xml:space="preserve">, and to describe </w:t>
      </w:r>
      <w:r w:rsidR="005C3B19">
        <w:t>patients in terms of demographic and clinical characteristics</w:t>
      </w:r>
      <w:ins w:id="230" w:author="Chu, Paula" w:date="2025-09-03T16:17:00Z" w16du:dateUtc="2025-09-03T14:17:00Z">
        <w:r w:rsidR="00B92A57">
          <w:t xml:space="preserve"> and </w:t>
        </w:r>
      </w:ins>
      <w:ins w:id="231" w:author="Chu, Paula" w:date="2025-09-03T16:18:00Z" w16du:dateUtc="2025-09-03T14:18:00Z">
        <w:r w:rsidR="00B92A57">
          <w:t>examine healthcare resource utilization</w:t>
        </w:r>
      </w:ins>
      <w:r w:rsidR="005C3B19">
        <w:t>.</w:t>
      </w:r>
    </w:p>
    <w:p w14:paraId="7C2B7C7E" w14:textId="0F9FC698" w:rsidR="001D493C" w:rsidRPr="005B7CB7" w:rsidRDefault="00BD0B43" w:rsidP="005B7CB7">
      <w:pPr>
        <w:rPr>
          <w:b/>
          <w:bCs/>
          <w:i/>
          <w:iCs/>
        </w:rPr>
      </w:pPr>
      <w:r w:rsidRPr="005B7CB7">
        <w:rPr>
          <w:b/>
          <w:bCs/>
          <w:i/>
          <w:iCs/>
        </w:rPr>
        <w:lastRenderedPageBreak/>
        <w:t>General Considerations</w:t>
      </w:r>
    </w:p>
    <w:p w14:paraId="51C057B1" w14:textId="77777777" w:rsidR="00C32D8D" w:rsidRDefault="00C03750" w:rsidP="00C32D8D">
      <w:pPr>
        <w:pStyle w:val="BodyText"/>
        <w:spacing w:before="3"/>
        <w:rPr>
          <w:i w:val="0"/>
          <w:iCs w:val="0"/>
        </w:rPr>
      </w:pPr>
      <w:r w:rsidRPr="00C03750">
        <w:rPr>
          <w:i w:val="0"/>
          <w:iCs w:val="0"/>
        </w:rPr>
        <w:t xml:space="preserve">Analyses will entail descriptive assessment of study variables </w:t>
      </w:r>
      <w:r>
        <w:rPr>
          <w:i w:val="0"/>
          <w:iCs w:val="0"/>
        </w:rPr>
        <w:t>as well as</w:t>
      </w:r>
      <w:r w:rsidRPr="00C03750">
        <w:rPr>
          <w:i w:val="0"/>
          <w:iCs w:val="0"/>
        </w:rPr>
        <w:t xml:space="preserve"> review of tabular output o</w:t>
      </w:r>
      <w:r w:rsidR="007B4A24">
        <w:rPr>
          <w:i w:val="0"/>
          <w:iCs w:val="0"/>
        </w:rPr>
        <w:t>n</w:t>
      </w:r>
      <w:r w:rsidRPr="00C03750">
        <w:rPr>
          <w:i w:val="0"/>
          <w:iCs w:val="0"/>
        </w:rPr>
        <w:t xml:space="preserve"> </w:t>
      </w:r>
      <w:r w:rsidR="007B4A24">
        <w:rPr>
          <w:i w:val="0"/>
          <w:iCs w:val="0"/>
        </w:rPr>
        <w:t xml:space="preserve">study </w:t>
      </w:r>
      <w:r>
        <w:rPr>
          <w:i w:val="0"/>
          <w:iCs w:val="0"/>
        </w:rPr>
        <w:t>outcomes</w:t>
      </w:r>
      <w:r w:rsidRPr="00C03750">
        <w:rPr>
          <w:i w:val="0"/>
          <w:iCs w:val="0"/>
        </w:rPr>
        <w:t>.</w:t>
      </w:r>
      <w:r w:rsidR="00905460">
        <w:rPr>
          <w:i w:val="0"/>
          <w:iCs w:val="0"/>
        </w:rPr>
        <w:t xml:space="preserve"> </w:t>
      </w:r>
      <w:r w:rsidR="00905460" w:rsidRPr="00905460">
        <w:rPr>
          <w:i w:val="0"/>
          <w:iCs w:val="0"/>
        </w:rPr>
        <w:t>This analysis will be descriptive in nature, with no comparative analyses or hypothesis testing.</w:t>
      </w:r>
      <w:r w:rsidR="00905460">
        <w:rPr>
          <w:i w:val="0"/>
          <w:iCs w:val="0"/>
        </w:rPr>
        <w:t xml:space="preserve"> </w:t>
      </w:r>
    </w:p>
    <w:p w14:paraId="184A9530" w14:textId="61E9E4FC" w:rsidR="00AA06DB" w:rsidRPr="00C32D8D" w:rsidRDefault="00AA06DB" w:rsidP="00C32D8D">
      <w:pPr>
        <w:pStyle w:val="BodyText"/>
        <w:spacing w:before="3"/>
        <w:rPr>
          <w:i w:val="0"/>
          <w:iCs w:val="0"/>
        </w:rPr>
      </w:pPr>
      <w:r w:rsidRPr="00AA06DB">
        <w:rPr>
          <w:rFonts w:cs="Times New Roman"/>
          <w:i w:val="0"/>
          <w:iCs w:val="0"/>
          <w:szCs w:val="24"/>
        </w:rPr>
        <w:t xml:space="preserve">Categorical variables will be presented as frequencies (counts and percentages). </w:t>
      </w:r>
      <w:r w:rsidR="00BE0503" w:rsidRPr="00BE0503">
        <w:rPr>
          <w:rFonts w:cs="Times New Roman"/>
          <w:i w:val="0"/>
          <w:iCs w:val="0"/>
          <w:szCs w:val="24"/>
        </w:rPr>
        <w:t>95%</w:t>
      </w:r>
      <w:r w:rsidR="00BE0503">
        <w:rPr>
          <w:rFonts w:cs="Times New Roman"/>
          <w:i w:val="0"/>
          <w:iCs w:val="0"/>
          <w:szCs w:val="24"/>
        </w:rPr>
        <w:t>-</w:t>
      </w:r>
      <w:r w:rsidR="00BE0503" w:rsidRPr="00BE0503">
        <w:rPr>
          <w:rFonts w:cs="Times New Roman"/>
          <w:i w:val="0"/>
          <w:iCs w:val="0"/>
          <w:szCs w:val="24"/>
        </w:rPr>
        <w:t>confidence intervals</w:t>
      </w:r>
      <w:r w:rsidR="00BE0503">
        <w:rPr>
          <w:rFonts w:cs="Times New Roman"/>
          <w:i w:val="0"/>
          <w:iCs w:val="0"/>
          <w:szCs w:val="24"/>
        </w:rPr>
        <w:t xml:space="preserve"> (CIs)</w:t>
      </w:r>
      <w:r w:rsidR="00BE0503" w:rsidRPr="00BE0503">
        <w:rPr>
          <w:rFonts w:cs="Times New Roman"/>
          <w:i w:val="0"/>
          <w:iCs w:val="0"/>
          <w:szCs w:val="24"/>
        </w:rPr>
        <w:t xml:space="preserve"> for </w:t>
      </w:r>
      <w:commentRangeStart w:id="232"/>
      <w:r w:rsidR="00BE0503" w:rsidRPr="00BE0503">
        <w:rPr>
          <w:rFonts w:cs="Times New Roman"/>
          <w:i w:val="0"/>
          <w:iCs w:val="0"/>
          <w:szCs w:val="24"/>
        </w:rPr>
        <w:t>proportions based on the C</w:t>
      </w:r>
      <w:r w:rsidR="00C41745">
        <w:rPr>
          <w:rFonts w:cs="Times New Roman"/>
          <w:i w:val="0"/>
          <w:iCs w:val="0"/>
          <w:szCs w:val="24"/>
        </w:rPr>
        <w:t>l</w:t>
      </w:r>
      <w:r w:rsidR="00BE0503" w:rsidRPr="00BE0503">
        <w:rPr>
          <w:rFonts w:cs="Times New Roman"/>
          <w:i w:val="0"/>
          <w:iCs w:val="0"/>
          <w:szCs w:val="24"/>
        </w:rPr>
        <w:t xml:space="preserve">opper-Pearson method </w:t>
      </w:r>
      <w:commentRangeEnd w:id="232"/>
      <w:r w:rsidR="009D42E8">
        <w:rPr>
          <w:rStyle w:val="CommentReference"/>
          <w:i w:val="0"/>
          <w:iCs w:val="0"/>
        </w:rPr>
        <w:commentReference w:id="232"/>
      </w:r>
      <w:r w:rsidR="00BE0503" w:rsidRPr="00BE0503">
        <w:rPr>
          <w:rFonts w:cs="Times New Roman"/>
          <w:i w:val="0"/>
          <w:iCs w:val="0"/>
          <w:szCs w:val="24"/>
        </w:rPr>
        <w:t>will be constructed to provide interval estimates</w:t>
      </w:r>
      <w:r w:rsidR="00BE0503">
        <w:rPr>
          <w:rFonts w:cs="Times New Roman"/>
          <w:i w:val="0"/>
          <w:iCs w:val="0"/>
          <w:szCs w:val="24"/>
        </w:rPr>
        <w:t xml:space="preserve">. </w:t>
      </w:r>
      <w:r w:rsidRPr="00AA06DB">
        <w:rPr>
          <w:rFonts w:cs="Times New Roman"/>
          <w:i w:val="0"/>
          <w:iCs w:val="0"/>
          <w:szCs w:val="24"/>
        </w:rPr>
        <w:t>Continuous and discrete variables will be summarized by providing the mean, median, standard deviation</w:t>
      </w:r>
      <w:r w:rsidR="00834799">
        <w:rPr>
          <w:rFonts w:cs="Times New Roman"/>
          <w:i w:val="0"/>
          <w:iCs w:val="0"/>
          <w:szCs w:val="24"/>
        </w:rPr>
        <w:t xml:space="preserve"> (SD)</w:t>
      </w:r>
      <w:r w:rsidRPr="00AA06DB">
        <w:rPr>
          <w:rFonts w:cs="Times New Roman"/>
          <w:i w:val="0"/>
          <w:iCs w:val="0"/>
          <w:szCs w:val="24"/>
        </w:rPr>
        <w:t>, minimum, maximum, 25</w:t>
      </w:r>
      <w:r w:rsidRPr="00AA06DB">
        <w:rPr>
          <w:rFonts w:cs="Times New Roman"/>
          <w:i w:val="0"/>
          <w:iCs w:val="0"/>
          <w:szCs w:val="24"/>
          <w:vertAlign w:val="superscript"/>
        </w:rPr>
        <w:t>th</w:t>
      </w:r>
      <w:r w:rsidRPr="00AA06DB">
        <w:rPr>
          <w:rFonts w:cs="Times New Roman"/>
          <w:i w:val="0"/>
          <w:iCs w:val="0"/>
          <w:szCs w:val="24"/>
        </w:rPr>
        <w:t xml:space="preserve"> and 75</w:t>
      </w:r>
      <w:r w:rsidRPr="00AA06DB">
        <w:rPr>
          <w:rFonts w:cs="Times New Roman"/>
          <w:i w:val="0"/>
          <w:iCs w:val="0"/>
          <w:szCs w:val="24"/>
          <w:vertAlign w:val="superscript"/>
        </w:rPr>
        <w:t>th</w:t>
      </w:r>
      <w:r w:rsidRPr="00AA06DB">
        <w:rPr>
          <w:rFonts w:cs="Times New Roman"/>
          <w:i w:val="0"/>
          <w:iCs w:val="0"/>
          <w:szCs w:val="24"/>
        </w:rPr>
        <w:t xml:space="preserve"> percentile. Summary statistics for continuous and discrete variables refer only to patients</w:t>
      </w:r>
      <w:r>
        <w:rPr>
          <w:rFonts w:cs="Times New Roman"/>
          <w:i w:val="0"/>
          <w:iCs w:val="0"/>
          <w:szCs w:val="24"/>
        </w:rPr>
        <w:t xml:space="preserve"> </w:t>
      </w:r>
      <w:r w:rsidR="007B33E0">
        <w:rPr>
          <w:rFonts w:cs="Times New Roman"/>
          <w:i w:val="0"/>
          <w:iCs w:val="0"/>
          <w:szCs w:val="24"/>
        </w:rPr>
        <w:t>f</w:t>
      </w:r>
      <w:r>
        <w:rPr>
          <w:rFonts w:cs="Times New Roman"/>
          <w:i w:val="0"/>
          <w:iCs w:val="0"/>
          <w:szCs w:val="24"/>
        </w:rPr>
        <w:t xml:space="preserve">or whom respective </w:t>
      </w:r>
      <w:r w:rsidR="00A7391B">
        <w:rPr>
          <w:rFonts w:cs="Times New Roman"/>
          <w:i w:val="0"/>
          <w:iCs w:val="0"/>
          <w:szCs w:val="24"/>
        </w:rPr>
        <w:t>information is available</w:t>
      </w:r>
      <w:r w:rsidRPr="00AA06DB">
        <w:rPr>
          <w:rFonts w:cs="Times New Roman"/>
          <w:i w:val="0"/>
          <w:iCs w:val="0"/>
          <w:szCs w:val="24"/>
        </w:rPr>
        <w:t>.</w:t>
      </w:r>
      <w:r w:rsidR="00CB7EBB">
        <w:rPr>
          <w:rFonts w:cs="Times New Roman"/>
          <w:i w:val="0"/>
          <w:iCs w:val="0"/>
          <w:szCs w:val="24"/>
        </w:rPr>
        <w:t xml:space="preserve"> </w:t>
      </w:r>
      <w:commentRangeStart w:id="233"/>
      <w:r w:rsidR="00CB7EBB">
        <w:rPr>
          <w:rFonts w:cs="Times New Roman"/>
          <w:i w:val="0"/>
          <w:iCs w:val="0"/>
          <w:szCs w:val="24"/>
        </w:rPr>
        <w:t>Plots will be constructed for the graphical presentation of key findings.</w:t>
      </w:r>
      <w:commentRangeEnd w:id="233"/>
      <w:r w:rsidR="00CB7EBB">
        <w:rPr>
          <w:rStyle w:val="CommentReference"/>
          <w:i w:val="0"/>
          <w:iCs w:val="0"/>
        </w:rPr>
        <w:commentReference w:id="233"/>
      </w:r>
    </w:p>
    <w:p w14:paraId="74DB1692" w14:textId="4CF1C059" w:rsidR="007B33E0" w:rsidRDefault="00CB5D0F" w:rsidP="007D6ADB">
      <w:pPr>
        <w:pStyle w:val="BodyText"/>
        <w:spacing w:before="3"/>
        <w:rPr>
          <w:rFonts w:cs="Times New Roman"/>
          <w:i w:val="0"/>
          <w:iCs w:val="0"/>
          <w:szCs w:val="24"/>
        </w:rPr>
      </w:pPr>
      <w:commentRangeStart w:id="234"/>
      <w:r w:rsidRPr="00CB5D0F">
        <w:rPr>
          <w:rFonts w:cs="Times New Roman"/>
          <w:i w:val="0"/>
          <w:iCs w:val="0"/>
          <w:szCs w:val="24"/>
        </w:rPr>
        <w:t>Kaplan-Meier estimates will be produced for time-to-event endpoints. Median time to event and associated 95%-CI</w:t>
      </w:r>
      <w:r w:rsidR="00B83FE4">
        <w:rPr>
          <w:rFonts w:cs="Times New Roman"/>
          <w:i w:val="0"/>
          <w:iCs w:val="0"/>
          <w:szCs w:val="24"/>
        </w:rPr>
        <w:t>s</w:t>
      </w:r>
      <w:r w:rsidRPr="00CB5D0F">
        <w:rPr>
          <w:rFonts w:cs="Times New Roman"/>
          <w:i w:val="0"/>
          <w:iCs w:val="0"/>
          <w:szCs w:val="24"/>
        </w:rPr>
        <w:t xml:space="preserve"> will be constructed and plots will be used for graphical </w:t>
      </w:r>
      <w:proofErr w:type="gramStart"/>
      <w:r w:rsidRPr="00CB5D0F">
        <w:rPr>
          <w:rFonts w:cs="Times New Roman"/>
          <w:i w:val="0"/>
          <w:iCs w:val="0"/>
          <w:szCs w:val="24"/>
        </w:rPr>
        <w:t>presentation</w:t>
      </w:r>
      <w:proofErr w:type="gramEnd"/>
      <w:r w:rsidRPr="00CB5D0F">
        <w:rPr>
          <w:rFonts w:cs="Times New Roman"/>
          <w:i w:val="0"/>
          <w:iCs w:val="0"/>
          <w:szCs w:val="24"/>
        </w:rPr>
        <w:t>. For time-to-event analyses, all individuals for whom a start date can be determined</w:t>
      </w:r>
      <w:r w:rsidR="00133AFE">
        <w:rPr>
          <w:rFonts w:cs="Times New Roman"/>
          <w:i w:val="0"/>
          <w:iCs w:val="0"/>
          <w:szCs w:val="24"/>
        </w:rPr>
        <w:t xml:space="preserve"> </w:t>
      </w:r>
      <w:r w:rsidR="00133AFE" w:rsidRPr="00133AFE">
        <w:rPr>
          <w:rFonts w:cs="Times New Roman"/>
          <w:i w:val="0"/>
          <w:iCs w:val="0"/>
          <w:szCs w:val="24"/>
        </w:rPr>
        <w:t>will be considered.</w:t>
      </w:r>
      <w:r w:rsidR="00051943">
        <w:rPr>
          <w:rFonts w:cs="Times New Roman"/>
          <w:i w:val="0"/>
          <w:iCs w:val="0"/>
          <w:szCs w:val="24"/>
        </w:rPr>
        <w:t xml:space="preserve"> </w:t>
      </w:r>
      <w:r w:rsidR="00051943" w:rsidRPr="00051943">
        <w:rPr>
          <w:rFonts w:cs="Times New Roman"/>
          <w:i w:val="0"/>
          <w:iCs w:val="0"/>
          <w:szCs w:val="24"/>
        </w:rPr>
        <w:t>For Ka</w:t>
      </w:r>
      <w:commentRangeStart w:id="235"/>
      <w:commentRangeStart w:id="236"/>
      <w:r w:rsidR="00051943" w:rsidRPr="00051943">
        <w:rPr>
          <w:rFonts w:cs="Times New Roman"/>
          <w:i w:val="0"/>
          <w:iCs w:val="0"/>
          <w:szCs w:val="24"/>
        </w:rPr>
        <w:t xml:space="preserve">plan-Meier </w:t>
      </w:r>
      <w:proofErr w:type="gramStart"/>
      <w:r w:rsidR="00051943" w:rsidRPr="00051943">
        <w:rPr>
          <w:rFonts w:cs="Times New Roman"/>
          <w:i w:val="0"/>
          <w:iCs w:val="0"/>
          <w:szCs w:val="24"/>
        </w:rPr>
        <w:t>analyses</w:t>
      </w:r>
      <w:proofErr w:type="gramEnd"/>
      <w:r w:rsidR="00051943" w:rsidRPr="00051943">
        <w:rPr>
          <w:rFonts w:cs="Times New Roman"/>
          <w:i w:val="0"/>
          <w:iCs w:val="0"/>
          <w:szCs w:val="24"/>
        </w:rPr>
        <w:t>, the number of patients with and without (i.e., patients censored at end of follow-up) events will be presented.</w:t>
      </w:r>
      <w:r w:rsidR="00051943">
        <w:rPr>
          <w:rFonts w:cs="Times New Roman"/>
          <w:i w:val="0"/>
          <w:iCs w:val="0"/>
          <w:szCs w:val="24"/>
        </w:rPr>
        <w:t xml:space="preserve"> </w:t>
      </w:r>
      <w:r w:rsidR="004E0849">
        <w:rPr>
          <w:rFonts w:cs="Times New Roman"/>
          <w:i w:val="0"/>
          <w:iCs w:val="0"/>
          <w:szCs w:val="24"/>
        </w:rPr>
        <w:t>C</w:t>
      </w:r>
      <w:r w:rsidR="004E0849" w:rsidRPr="004E0849">
        <w:rPr>
          <w:rFonts w:cs="Times New Roman"/>
          <w:i w:val="0"/>
          <w:iCs w:val="0"/>
          <w:szCs w:val="24"/>
        </w:rPr>
        <w:t xml:space="preserve">ensoring will be performed at the end of follow-up. </w:t>
      </w:r>
      <w:r w:rsidR="004E0849">
        <w:rPr>
          <w:rFonts w:cs="Times New Roman"/>
          <w:i w:val="0"/>
          <w:iCs w:val="0"/>
          <w:szCs w:val="24"/>
        </w:rPr>
        <w:t>S</w:t>
      </w:r>
      <w:r w:rsidR="004E0849" w:rsidRPr="004E0849">
        <w:rPr>
          <w:rFonts w:cs="Times New Roman"/>
          <w:i w:val="0"/>
          <w:iCs w:val="0"/>
          <w:szCs w:val="24"/>
        </w:rPr>
        <w:t>urvival probabilities at fixed times after</w:t>
      </w:r>
      <w:r w:rsidR="004E0849">
        <w:rPr>
          <w:rFonts w:cs="Times New Roman"/>
          <w:i w:val="0"/>
          <w:iCs w:val="0"/>
          <w:szCs w:val="24"/>
        </w:rPr>
        <w:t xml:space="preserve"> inde</w:t>
      </w:r>
      <w:r w:rsidR="00EF3107">
        <w:rPr>
          <w:rFonts w:cs="Times New Roman"/>
          <w:i w:val="0"/>
          <w:iCs w:val="0"/>
          <w:szCs w:val="24"/>
        </w:rPr>
        <w:t>x date will be given.</w:t>
      </w:r>
      <w:commentRangeEnd w:id="234"/>
      <w:r w:rsidR="00253DCC">
        <w:rPr>
          <w:rStyle w:val="CommentReference"/>
          <w:i w:val="0"/>
          <w:iCs w:val="0"/>
        </w:rPr>
        <w:commentReference w:id="234"/>
      </w:r>
    </w:p>
    <w:p w14:paraId="59703820" w14:textId="364C18AC" w:rsidR="00D24804" w:rsidRPr="005B7CB7" w:rsidRDefault="00D24804" w:rsidP="005B7CB7">
      <w:pPr>
        <w:rPr>
          <w:b/>
          <w:bCs/>
          <w:i/>
          <w:iCs/>
        </w:rPr>
      </w:pPr>
      <w:r w:rsidRPr="005B7CB7">
        <w:rPr>
          <w:b/>
          <w:bCs/>
          <w:i/>
          <w:iCs/>
        </w:rPr>
        <w:t xml:space="preserve">Stratified </w:t>
      </w:r>
      <w:r w:rsidR="00B83FE4" w:rsidRPr="005B7CB7">
        <w:rPr>
          <w:b/>
          <w:bCs/>
          <w:i/>
          <w:iCs/>
        </w:rPr>
        <w:t>analysis</w:t>
      </w:r>
    </w:p>
    <w:p w14:paraId="18094AE4" w14:textId="522C3EE2" w:rsidR="00B83FE4" w:rsidRDefault="00B83FE4" w:rsidP="007D6ADB">
      <w:pPr>
        <w:pStyle w:val="BodyText"/>
        <w:spacing w:before="3"/>
        <w:rPr>
          <w:rFonts w:cs="Times New Roman"/>
          <w:i w:val="0"/>
          <w:iCs w:val="0"/>
          <w:szCs w:val="24"/>
        </w:rPr>
      </w:pPr>
      <w:r>
        <w:rPr>
          <w:rFonts w:cs="Times New Roman"/>
          <w:i w:val="0"/>
          <w:iCs w:val="0"/>
          <w:szCs w:val="24"/>
        </w:rPr>
        <w:t xml:space="preserve">The described analysis will be conducted </w:t>
      </w:r>
      <w:r w:rsidR="00727368">
        <w:rPr>
          <w:rFonts w:cs="Times New Roman"/>
          <w:i w:val="0"/>
          <w:iCs w:val="0"/>
          <w:szCs w:val="24"/>
        </w:rPr>
        <w:t>sep</w:t>
      </w:r>
      <w:r w:rsidR="00C355AD">
        <w:rPr>
          <w:rFonts w:cs="Times New Roman"/>
          <w:i w:val="0"/>
          <w:iCs w:val="0"/>
          <w:szCs w:val="24"/>
        </w:rPr>
        <w:t>a</w:t>
      </w:r>
      <w:r w:rsidR="00727368">
        <w:rPr>
          <w:rFonts w:cs="Times New Roman"/>
          <w:i w:val="0"/>
          <w:iCs w:val="0"/>
          <w:szCs w:val="24"/>
        </w:rPr>
        <w:t>rat</w:t>
      </w:r>
      <w:r w:rsidR="00C355AD">
        <w:rPr>
          <w:rFonts w:cs="Times New Roman"/>
          <w:i w:val="0"/>
          <w:iCs w:val="0"/>
          <w:szCs w:val="24"/>
        </w:rPr>
        <w:t xml:space="preserve">ely </w:t>
      </w:r>
      <w:r>
        <w:rPr>
          <w:rFonts w:cs="Times New Roman"/>
          <w:i w:val="0"/>
          <w:iCs w:val="0"/>
          <w:szCs w:val="24"/>
        </w:rPr>
        <w:t xml:space="preserve">for </w:t>
      </w:r>
      <w:r w:rsidR="00C355AD">
        <w:rPr>
          <w:rFonts w:cs="Times New Roman"/>
          <w:i w:val="0"/>
          <w:iCs w:val="0"/>
          <w:szCs w:val="24"/>
        </w:rPr>
        <w:t xml:space="preserve">the migraine and the headache study cohorts identified using the algorithm presented in section </w:t>
      </w:r>
      <w:r w:rsidR="00C355AD">
        <w:rPr>
          <w:rFonts w:cs="Times New Roman"/>
          <w:i w:val="0"/>
          <w:iCs w:val="0"/>
          <w:szCs w:val="24"/>
        </w:rPr>
        <w:fldChar w:fldCharType="begin"/>
      </w:r>
      <w:r w:rsidR="00C355AD">
        <w:rPr>
          <w:rFonts w:cs="Times New Roman"/>
          <w:i w:val="0"/>
          <w:iCs w:val="0"/>
          <w:szCs w:val="24"/>
        </w:rPr>
        <w:instrText xml:space="preserve"> REF _Ref185427364 \r \h </w:instrText>
      </w:r>
      <w:r w:rsidR="00C355AD">
        <w:rPr>
          <w:rFonts w:cs="Times New Roman"/>
          <w:i w:val="0"/>
          <w:iCs w:val="0"/>
          <w:szCs w:val="24"/>
        </w:rPr>
      </w:r>
      <w:r w:rsidR="00C355AD">
        <w:rPr>
          <w:rFonts w:cs="Times New Roman"/>
          <w:i w:val="0"/>
          <w:iCs w:val="0"/>
          <w:szCs w:val="24"/>
        </w:rPr>
        <w:fldChar w:fldCharType="separate"/>
      </w:r>
      <w:r w:rsidR="005B7CB7">
        <w:rPr>
          <w:rFonts w:cs="Times New Roman"/>
          <w:i w:val="0"/>
          <w:iCs w:val="0"/>
          <w:szCs w:val="24"/>
        </w:rPr>
        <w:t>7.2</w:t>
      </w:r>
      <w:r w:rsidR="00C355AD">
        <w:rPr>
          <w:rFonts w:cs="Times New Roman"/>
          <w:i w:val="0"/>
          <w:iCs w:val="0"/>
          <w:szCs w:val="24"/>
        </w:rPr>
        <w:fldChar w:fldCharType="end"/>
      </w:r>
      <w:r w:rsidR="00C355AD">
        <w:rPr>
          <w:rFonts w:cs="Times New Roman"/>
          <w:i w:val="0"/>
          <w:iCs w:val="0"/>
          <w:szCs w:val="24"/>
        </w:rPr>
        <w:t xml:space="preserve">. </w:t>
      </w:r>
      <w:commentRangeEnd w:id="235"/>
      <w:r w:rsidR="009D42E8">
        <w:rPr>
          <w:rStyle w:val="CommentReference"/>
          <w:i w:val="0"/>
          <w:iCs w:val="0"/>
        </w:rPr>
        <w:commentReference w:id="235"/>
      </w:r>
      <w:commentRangeEnd w:id="236"/>
      <w:r w:rsidR="00B92A57">
        <w:rPr>
          <w:rStyle w:val="CommentReference"/>
          <w:i w:val="0"/>
          <w:iCs w:val="0"/>
        </w:rPr>
        <w:commentReference w:id="236"/>
      </w:r>
    </w:p>
    <w:p w14:paraId="4C25A3F6" w14:textId="632CC5AB" w:rsidR="00EF3107" w:rsidRPr="005B7CB7" w:rsidRDefault="00EF3107" w:rsidP="005B7CB7">
      <w:pPr>
        <w:rPr>
          <w:b/>
          <w:bCs/>
          <w:i/>
          <w:iCs/>
        </w:rPr>
      </w:pPr>
      <w:r w:rsidRPr="005B7CB7">
        <w:rPr>
          <w:b/>
          <w:bCs/>
          <w:i/>
          <w:iCs/>
        </w:rPr>
        <w:t xml:space="preserve">Missing values </w:t>
      </w:r>
      <w:r w:rsidR="00B83FE4" w:rsidRPr="005B7CB7">
        <w:rPr>
          <w:b/>
          <w:bCs/>
          <w:i/>
          <w:iCs/>
        </w:rPr>
        <w:t>and</w:t>
      </w:r>
      <w:r w:rsidRPr="005B7CB7">
        <w:rPr>
          <w:b/>
          <w:bCs/>
          <w:i/>
          <w:iCs/>
        </w:rPr>
        <w:t xml:space="preserve"> </w:t>
      </w:r>
      <w:r w:rsidR="00B83FE4" w:rsidRPr="005B7CB7">
        <w:rPr>
          <w:b/>
          <w:bCs/>
          <w:i/>
          <w:iCs/>
        </w:rPr>
        <w:t>i</w:t>
      </w:r>
      <w:r w:rsidRPr="005B7CB7">
        <w:rPr>
          <w:b/>
          <w:bCs/>
          <w:i/>
          <w:iCs/>
        </w:rPr>
        <w:t>mputation</w:t>
      </w:r>
    </w:p>
    <w:p w14:paraId="1710B549" w14:textId="054652B7" w:rsidR="00EF3107" w:rsidRPr="00C03750" w:rsidRDefault="00F63B41" w:rsidP="007D6ADB">
      <w:pPr>
        <w:pStyle w:val="BodyText"/>
        <w:spacing w:before="3"/>
        <w:rPr>
          <w:rFonts w:cs="Times New Roman"/>
          <w:i w:val="0"/>
          <w:iCs w:val="0"/>
          <w:szCs w:val="24"/>
        </w:rPr>
      </w:pPr>
      <w:r w:rsidRPr="00F63B41">
        <w:rPr>
          <w:rFonts w:cs="Times New Roman"/>
          <w:i w:val="0"/>
          <w:iCs w:val="0"/>
          <w:szCs w:val="24"/>
        </w:rPr>
        <w:t xml:space="preserve">Frequency of missing values will be reported in the descriptive results tables. No imputation of missing values will be performed. Patients will be censored at </w:t>
      </w:r>
      <w:r w:rsidR="00635C3F">
        <w:rPr>
          <w:rFonts w:cs="Times New Roman"/>
          <w:i w:val="0"/>
          <w:iCs w:val="0"/>
          <w:szCs w:val="24"/>
        </w:rPr>
        <w:t xml:space="preserve">the </w:t>
      </w:r>
      <w:r w:rsidRPr="00F63B41">
        <w:rPr>
          <w:rFonts w:cs="Times New Roman"/>
          <w:i w:val="0"/>
          <w:iCs w:val="0"/>
          <w:szCs w:val="24"/>
        </w:rPr>
        <w:t>end of follow-up unless otherwise stated.</w:t>
      </w:r>
    </w:p>
    <w:p w14:paraId="651832A9" w14:textId="7754260A" w:rsidR="007D675E" w:rsidRPr="005B7CB7" w:rsidRDefault="007D675E" w:rsidP="005B7CB7">
      <w:pPr>
        <w:rPr>
          <w:b/>
          <w:bCs/>
          <w:i/>
          <w:iCs/>
        </w:rPr>
      </w:pPr>
      <w:r w:rsidRPr="005B7CB7">
        <w:rPr>
          <w:b/>
          <w:bCs/>
          <w:i/>
          <w:iCs/>
        </w:rPr>
        <w:t>Sensitivity analysis</w:t>
      </w:r>
    </w:p>
    <w:p w14:paraId="642FE80A" w14:textId="77777777" w:rsidR="00D24804" w:rsidRPr="00D24804" w:rsidRDefault="00D24804" w:rsidP="00D24804">
      <w:r w:rsidRPr="00D24804">
        <w:t>No sensitivity analyses will be performed.</w:t>
      </w:r>
    </w:p>
    <w:p w14:paraId="3D03D9ED" w14:textId="7AFA5F63" w:rsidR="007D675E" w:rsidRPr="005B7CB7" w:rsidRDefault="006F076E" w:rsidP="005B7CB7">
      <w:pPr>
        <w:rPr>
          <w:b/>
          <w:bCs/>
          <w:i/>
          <w:iCs/>
        </w:rPr>
      </w:pPr>
      <w:r w:rsidRPr="005B7CB7">
        <w:rPr>
          <w:b/>
          <w:bCs/>
          <w:i/>
          <w:iCs/>
        </w:rPr>
        <w:t>Annualization</w:t>
      </w:r>
    </w:p>
    <w:p w14:paraId="5BE5E7E0" w14:textId="7618679B" w:rsidR="00041FED" w:rsidRDefault="008A66B8" w:rsidP="008A66B8">
      <w:r w:rsidRPr="008A66B8">
        <w:t xml:space="preserve">To account for the differences in follow-up length, outcomes on counts throughout follow-up, i.e. </w:t>
      </w:r>
      <w:proofErr w:type="gramStart"/>
      <w:r w:rsidRPr="008A66B8">
        <w:t>number</w:t>
      </w:r>
      <w:proofErr w:type="gramEnd"/>
      <w:r w:rsidRPr="008A66B8">
        <w:t xml:space="preserve"> of physician contacts, will be presented in total and annualized.</w:t>
      </w:r>
      <w:r w:rsidR="00041FED">
        <w:t xml:space="preserve"> </w:t>
      </w:r>
      <w:r w:rsidR="00041FED">
        <w:rPr>
          <w:rFonts w:cstheme="minorHAnsi"/>
          <w:color w:val="000000" w:themeColor="text1"/>
        </w:rPr>
        <w:t xml:space="preserve">Analysis </w:t>
      </w:r>
      <w:r w:rsidR="00041FED" w:rsidRPr="00AF5B5E">
        <w:rPr>
          <w:rFonts w:cstheme="minorHAnsi"/>
          <w:color w:val="000000" w:themeColor="text1"/>
        </w:rPr>
        <w:t xml:space="preserve">will be conducted by dividing </w:t>
      </w:r>
      <w:r w:rsidR="00CB378B">
        <w:rPr>
          <w:rFonts w:cstheme="minorHAnsi"/>
          <w:color w:val="000000" w:themeColor="text1"/>
        </w:rPr>
        <w:t>an</w:t>
      </w:r>
      <w:r w:rsidR="00041FED" w:rsidRPr="00AF5B5E">
        <w:rPr>
          <w:rFonts w:cstheme="minorHAnsi"/>
          <w:color w:val="000000" w:themeColor="text1"/>
        </w:rPr>
        <w:t xml:space="preserve"> individual</w:t>
      </w:r>
      <w:r w:rsidR="00CB378B">
        <w:rPr>
          <w:rFonts w:cstheme="minorHAnsi"/>
          <w:color w:val="000000" w:themeColor="text1"/>
        </w:rPr>
        <w:t>’s</w:t>
      </w:r>
      <w:r w:rsidR="00041FED" w:rsidRPr="00AF5B5E">
        <w:rPr>
          <w:rFonts w:cstheme="minorHAnsi"/>
          <w:color w:val="000000" w:themeColor="text1"/>
        </w:rPr>
        <w:t xml:space="preserve"> </w:t>
      </w:r>
      <w:r w:rsidR="00CB378B">
        <w:rPr>
          <w:rFonts w:cstheme="minorHAnsi"/>
          <w:color w:val="000000" w:themeColor="text1"/>
        </w:rPr>
        <w:t>number of events</w:t>
      </w:r>
      <w:r w:rsidR="00041FED" w:rsidRPr="00AF5B5E">
        <w:rPr>
          <w:rFonts w:cstheme="minorHAnsi"/>
          <w:color w:val="000000" w:themeColor="text1"/>
        </w:rPr>
        <w:t xml:space="preserve"> by the duration of follow-up in days and multiplying </w:t>
      </w:r>
      <w:r w:rsidR="000B01A5">
        <w:rPr>
          <w:rFonts w:cstheme="minorHAnsi"/>
          <w:color w:val="000000" w:themeColor="text1"/>
        </w:rPr>
        <w:t>it</w:t>
      </w:r>
      <w:r w:rsidR="00041FED" w:rsidRPr="00AF5B5E">
        <w:rPr>
          <w:rFonts w:cstheme="minorHAnsi"/>
          <w:color w:val="000000" w:themeColor="text1"/>
        </w:rPr>
        <w:t xml:space="preserve"> by</w:t>
      </w:r>
      <w:r w:rsidRPr="008A66B8">
        <w:t xml:space="preserve"> </w:t>
      </w:r>
      <w:r w:rsidR="00041FED">
        <w:t>365.25:</w:t>
      </w:r>
      <w:commentRangeStart w:id="237"/>
    </w:p>
    <w:p w14:paraId="00A41098" w14:textId="45FF24F8" w:rsidR="008F4C68" w:rsidRPr="008F4C68" w:rsidRDefault="009D5E99" w:rsidP="008F4C68">
      <w:pPr>
        <w:rPr>
          <w:sz w:val="20"/>
        </w:rPr>
      </w:pPr>
      <m:oMathPara>
        <m:oMath>
          <m:f>
            <m:fPr>
              <m:ctrlPr>
                <w:rPr>
                  <w:rFonts w:ascii="Cambria Math" w:hAnsi="Cambria Math" w:cstheme="minorHAnsi"/>
                  <w:i/>
                  <w:sz w:val="20"/>
                </w:rPr>
              </m:ctrlPr>
            </m:fPr>
            <m:num>
              <m:r>
                <w:rPr>
                  <w:rFonts w:ascii="Cambria Math" w:hAnsi="Cambria Math" w:cstheme="minorHAnsi"/>
                  <w:sz w:val="20"/>
                </w:rPr>
                <m:t>Number of events during patien</m:t>
              </m:r>
              <m:sSup>
                <m:sSupPr>
                  <m:ctrlPr>
                    <w:rPr>
                      <w:rFonts w:ascii="Cambria Math" w:hAnsi="Cambria Math" w:cstheme="minorHAnsi"/>
                      <w:i/>
                      <w:sz w:val="20"/>
                    </w:rPr>
                  </m:ctrlPr>
                </m:sSupPr>
                <m:e>
                  <m:r>
                    <w:rPr>
                      <w:rFonts w:ascii="Cambria Math" w:hAnsi="Cambria Math" w:cstheme="minorHAnsi"/>
                      <w:sz w:val="20"/>
                    </w:rPr>
                    <m:t>t</m:t>
                  </m:r>
                </m:e>
                <m:sup>
                  <m:r>
                    <w:rPr>
                      <w:rFonts w:ascii="Cambria Math" w:hAnsi="Cambria Math" w:cstheme="minorHAnsi"/>
                      <w:sz w:val="20"/>
                    </w:rPr>
                    <m:t>'</m:t>
                  </m:r>
                </m:sup>
              </m:sSup>
              <m:r>
                <w:rPr>
                  <w:rFonts w:ascii="Cambria Math" w:hAnsi="Cambria Math" w:cstheme="minorHAnsi"/>
                  <w:sz w:val="20"/>
                </w:rPr>
                <m:t xml:space="preserve">s follow⎯up </m:t>
              </m:r>
            </m:num>
            <m:den>
              <m:r>
                <w:rPr>
                  <w:rFonts w:ascii="Cambria Math" w:hAnsi="Cambria Math" w:cstheme="minorHAnsi"/>
                  <w:sz w:val="20"/>
                </w:rPr>
                <m:t xml:space="preserve">Sum of all follow⎯up days of patient </m:t>
              </m:r>
            </m:den>
          </m:f>
          <m:r>
            <w:rPr>
              <w:rFonts w:ascii="Cambria Math" w:hAnsi="Cambria Math" w:cstheme="minorHAnsi"/>
              <w:sz w:val="20"/>
            </w:rPr>
            <m:t>*365.25</m:t>
          </m:r>
          <w:commentRangeEnd w:id="237"/>
          <m:r>
            <m:rPr>
              <m:sty m:val="p"/>
            </m:rPr>
            <w:rPr>
              <w:rStyle w:val="CommentReference"/>
            </w:rPr>
            <w:commentReference w:id="237"/>
          </m:r>
        </m:oMath>
      </m:oMathPara>
    </w:p>
    <w:p w14:paraId="18B1F21E" w14:textId="73B94058" w:rsidR="008F4C68" w:rsidDel="00692C25" w:rsidRDefault="008F4C68" w:rsidP="008F4C68">
      <w:pPr>
        <w:rPr>
          <w:del w:id="238" w:author="Viering, Tammo" w:date="2024-12-18T16:47:00Z" w16du:dateUtc="2024-12-18T15:47:00Z"/>
          <w:sz w:val="20"/>
        </w:rPr>
      </w:pPr>
      <w:bookmarkStart w:id="239" w:name="_Toc185433212"/>
      <w:bookmarkStart w:id="240" w:name="_Toc185500180"/>
      <w:bookmarkStart w:id="241" w:name="_Toc185500352"/>
      <w:bookmarkStart w:id="242" w:name="_Toc185500421"/>
      <w:bookmarkStart w:id="243" w:name="_Toc185500457"/>
      <w:bookmarkStart w:id="244" w:name="_Toc185500693"/>
      <w:bookmarkStart w:id="245" w:name="_Toc185500723"/>
      <w:bookmarkEnd w:id="239"/>
      <w:bookmarkEnd w:id="240"/>
      <w:bookmarkEnd w:id="241"/>
      <w:bookmarkEnd w:id="242"/>
      <w:bookmarkEnd w:id="243"/>
      <w:bookmarkEnd w:id="244"/>
      <w:bookmarkEnd w:id="245"/>
    </w:p>
    <w:p w14:paraId="523AFD1C" w14:textId="590D0994" w:rsidR="008F4C68" w:rsidRPr="00563771" w:rsidDel="00692C25" w:rsidRDefault="008F4C68" w:rsidP="008F4C68">
      <w:pPr>
        <w:rPr>
          <w:del w:id="246" w:author="Viering, Tammo" w:date="2024-12-18T16:47:00Z" w16du:dateUtc="2024-12-18T15:47:00Z"/>
        </w:rPr>
      </w:pPr>
      <w:bookmarkStart w:id="247" w:name="_Toc185433213"/>
      <w:bookmarkStart w:id="248" w:name="_Toc185500181"/>
      <w:bookmarkStart w:id="249" w:name="_Toc185500353"/>
      <w:bookmarkStart w:id="250" w:name="_Toc185500422"/>
      <w:bookmarkStart w:id="251" w:name="_Toc185500458"/>
      <w:bookmarkStart w:id="252" w:name="_Toc185500694"/>
      <w:bookmarkStart w:id="253" w:name="_Toc185500724"/>
      <w:bookmarkEnd w:id="247"/>
      <w:bookmarkEnd w:id="248"/>
      <w:bookmarkEnd w:id="249"/>
      <w:bookmarkEnd w:id="250"/>
      <w:bookmarkEnd w:id="251"/>
      <w:bookmarkEnd w:id="252"/>
      <w:bookmarkEnd w:id="253"/>
    </w:p>
    <w:p w14:paraId="7C2B7C7F" w14:textId="77777777" w:rsidR="001D493C" w:rsidRPr="00563771" w:rsidRDefault="00A918C0" w:rsidP="007D6ADB">
      <w:pPr>
        <w:pStyle w:val="Heading2"/>
        <w:numPr>
          <w:ilvl w:val="1"/>
          <w:numId w:val="2"/>
        </w:numPr>
        <w:tabs>
          <w:tab w:val="left" w:pos="769"/>
        </w:tabs>
        <w:ind w:left="769" w:hanging="542"/>
        <w:rPr>
          <w:rFonts w:ascii="Times New Roman" w:hAnsi="Times New Roman" w:cs="Times New Roman"/>
          <w:szCs w:val="24"/>
        </w:rPr>
      </w:pPr>
      <w:bookmarkStart w:id="254" w:name="9.8._Quality_control"/>
      <w:bookmarkStart w:id="255" w:name="_Toc185500725"/>
      <w:bookmarkEnd w:id="254"/>
      <w:r w:rsidRPr="00563771">
        <w:rPr>
          <w:rFonts w:ascii="Times New Roman" w:hAnsi="Times New Roman" w:cs="Times New Roman"/>
          <w:szCs w:val="24"/>
        </w:rPr>
        <w:t>Quality</w:t>
      </w:r>
      <w:r w:rsidRPr="00563771">
        <w:rPr>
          <w:rFonts w:ascii="Times New Roman" w:hAnsi="Times New Roman" w:cs="Times New Roman"/>
          <w:spacing w:val="-7"/>
          <w:szCs w:val="24"/>
        </w:rPr>
        <w:t xml:space="preserve"> </w:t>
      </w:r>
      <w:r w:rsidRPr="00563771">
        <w:rPr>
          <w:rFonts w:ascii="Times New Roman" w:hAnsi="Times New Roman" w:cs="Times New Roman"/>
          <w:spacing w:val="-2"/>
          <w:szCs w:val="24"/>
        </w:rPr>
        <w:t>control</w:t>
      </w:r>
      <w:bookmarkEnd w:id="255"/>
    </w:p>
    <w:p w14:paraId="7C2B7C80" w14:textId="430732B7" w:rsidR="001D493C" w:rsidRPr="00563771" w:rsidDel="00692C25" w:rsidRDefault="001D493C" w:rsidP="007D6ADB">
      <w:pPr>
        <w:pStyle w:val="BodyText"/>
        <w:spacing w:before="3"/>
        <w:rPr>
          <w:del w:id="256" w:author="Viering, Tammo" w:date="2024-12-18T16:46:00Z" w16du:dateUtc="2024-12-18T15:46:00Z"/>
          <w:rFonts w:cs="Times New Roman"/>
          <w:b/>
          <w:szCs w:val="24"/>
        </w:rPr>
      </w:pPr>
    </w:p>
    <w:p w14:paraId="7C2B7C83" w14:textId="04830E75" w:rsidR="001D493C" w:rsidRPr="00563771" w:rsidDel="00692C25" w:rsidRDefault="00A918C0" w:rsidP="00BC4F47">
      <w:pPr>
        <w:pStyle w:val="BodyText"/>
        <w:spacing w:line="271" w:lineRule="auto"/>
        <w:rPr>
          <w:del w:id="257" w:author="Viering, Tammo" w:date="2024-12-18T16:46:00Z" w16du:dateUtc="2024-12-18T15:46:00Z"/>
          <w:rFonts w:cs="Times New Roman"/>
          <w:szCs w:val="24"/>
        </w:rPr>
      </w:pPr>
      <w:del w:id="258" w:author="Viering, Tammo" w:date="2024-12-18T16:46:00Z" w16du:dateUtc="2024-12-18T15:46:00Z">
        <w:r w:rsidRPr="00563771" w:rsidDel="00692C25">
          <w:rPr>
            <w:rFonts w:cs="Times New Roman"/>
            <w:color w:val="339966"/>
            <w:szCs w:val="24"/>
          </w:rPr>
          <w:delText>Description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mechanisms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procedures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ensure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data</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quality</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 integrity, including accuracy and legibility of collected data and</w:delText>
        </w:r>
        <w:r w:rsidR="00BC4F47" w:rsidRPr="00563771" w:rsidDel="00692C25">
          <w:rPr>
            <w:rFonts w:cs="Times New Roman"/>
            <w:color w:val="339966"/>
            <w:szCs w:val="24"/>
          </w:rPr>
          <w:delText xml:space="preserve"> original documents, where applicable,</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delText>extent</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delText>of</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delText>source</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lastRenderedPageBreak/>
          <w:delText>data</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delText>verification</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delText>and</w:delText>
        </w:r>
        <w:r w:rsidR="00BC4F47" w:rsidRPr="00563771" w:rsidDel="00692C25">
          <w:rPr>
            <w:rFonts w:cs="Times New Roman"/>
            <w:color w:val="339966"/>
            <w:spacing w:val="-4"/>
            <w:szCs w:val="24"/>
          </w:rPr>
          <w:delText xml:space="preserve"> </w:delText>
        </w:r>
        <w:r w:rsidR="00BC4F47" w:rsidRPr="00563771" w:rsidDel="00692C25">
          <w:rPr>
            <w:rFonts w:cs="Times New Roman"/>
            <w:color w:val="339966"/>
            <w:szCs w:val="24"/>
          </w:rPr>
          <w:delText>validation of endpoints,</w:delText>
        </w:r>
        <w:r w:rsidR="00653708" w:rsidRPr="00563771" w:rsidDel="00692C25">
          <w:rPr>
            <w:rFonts w:cs="Times New Roman"/>
            <w:color w:val="339966"/>
            <w:szCs w:val="24"/>
          </w:rPr>
          <w:delText xml:space="preserve"> where applicable, and</w:delText>
        </w:r>
        <w:r w:rsidR="00BC4F47" w:rsidRPr="00563771" w:rsidDel="00692C25">
          <w:rPr>
            <w:rFonts w:cs="Times New Roman"/>
            <w:color w:val="339966"/>
            <w:szCs w:val="24"/>
          </w:rPr>
          <w:delText xml:space="preserve"> storage of records and archiving of the statistical programming performed to generate the results. </w:delText>
        </w:r>
      </w:del>
    </w:p>
    <w:p w14:paraId="7C2B7C84" w14:textId="28C9C41E" w:rsidR="001D493C" w:rsidRPr="00563771" w:rsidRDefault="002048A6" w:rsidP="002048A6">
      <w:r w:rsidRPr="002048A6">
        <w:t xml:space="preserve">Analyses will be conducted in-house by qualified </w:t>
      </w:r>
      <w:r w:rsidR="00C87CFE">
        <w:t xml:space="preserve">employees </w:t>
      </w:r>
      <w:r w:rsidR="00C87CFE">
        <w:rPr>
          <w:iCs/>
        </w:rPr>
        <w:t>with</w:t>
      </w:r>
      <w:r w:rsidR="00C87CFE" w:rsidRPr="00F8109F">
        <w:rPr>
          <w:iCs/>
        </w:rPr>
        <w:t xml:space="preserve"> specialized expertise in statistical analysis of secondary real-world evidence (RWE) data</w:t>
      </w:r>
      <w:r w:rsidRPr="002048A6">
        <w:t>.</w:t>
      </w:r>
      <w:r>
        <w:t xml:space="preserve"> </w:t>
      </w:r>
      <w:r w:rsidR="000C5FAD" w:rsidRPr="000C5FAD">
        <w:t xml:space="preserve">Quality checks will be carried out by the </w:t>
      </w:r>
      <w:proofErr w:type="gramStart"/>
      <w:r w:rsidR="000C5FAD" w:rsidRPr="000C5FAD">
        <w:t>responsible employees</w:t>
      </w:r>
      <w:proofErr w:type="gramEnd"/>
      <w:r w:rsidR="000C5FAD" w:rsidRPr="000C5FAD">
        <w:t xml:space="preserve"> throughout all phases of the analysis.</w:t>
      </w:r>
      <w:r w:rsidR="00451AC5">
        <w:t xml:space="preserve"> Respective </w:t>
      </w:r>
      <w:r w:rsidR="00A77FB7">
        <w:t xml:space="preserve">checks are to </w:t>
      </w:r>
      <w:r w:rsidR="00A77FB7" w:rsidRPr="00F8109F">
        <w:rPr>
          <w:iCs/>
        </w:rPr>
        <w:t>ensure that the analysis aligns with the study protocol and effectively addresses the agreed-upon research questions with the utmost quality.</w:t>
      </w:r>
      <w:r w:rsidR="000C5FAD">
        <w:t xml:space="preserve"> </w:t>
      </w:r>
      <w:r w:rsidR="00C15DF7">
        <w:t xml:space="preserve">To assure </w:t>
      </w:r>
      <w:r w:rsidR="007D5F6C">
        <w:t xml:space="preserve">completeness, accuracy, internal validity, and external validity </w:t>
      </w:r>
      <w:r w:rsidR="00C15DF7">
        <w:t>of results</w:t>
      </w:r>
      <w:r w:rsidR="009D569D">
        <w:t xml:space="preserve">, </w:t>
      </w:r>
      <w:r w:rsidR="007D5F6C">
        <w:t xml:space="preserve">all </w:t>
      </w:r>
      <w:r w:rsidR="009D569D">
        <w:t xml:space="preserve">results will </w:t>
      </w:r>
      <w:r w:rsidR="007D5F6C">
        <w:t xml:space="preserve">undergo review </w:t>
      </w:r>
      <w:r w:rsidR="003A0B0B" w:rsidRPr="00F8109F">
        <w:rPr>
          <w:iCs/>
        </w:rPr>
        <w:t>by multiple qualified employees</w:t>
      </w:r>
      <w:r w:rsidR="008F63E8">
        <w:t xml:space="preserve">.  </w:t>
      </w:r>
      <w:r w:rsidR="00126570">
        <w:t xml:space="preserve"> </w:t>
      </w:r>
    </w:p>
    <w:p w14:paraId="7C2B7C85" w14:textId="77777777" w:rsidR="001D493C" w:rsidRPr="00563771" w:rsidRDefault="00A918C0" w:rsidP="007D6ADB">
      <w:pPr>
        <w:pStyle w:val="Heading2"/>
        <w:numPr>
          <w:ilvl w:val="1"/>
          <w:numId w:val="2"/>
        </w:numPr>
        <w:tabs>
          <w:tab w:val="left" w:pos="768"/>
        </w:tabs>
        <w:ind w:left="768" w:hanging="541"/>
        <w:rPr>
          <w:rFonts w:ascii="Times New Roman" w:hAnsi="Times New Roman" w:cs="Times New Roman"/>
          <w:szCs w:val="24"/>
        </w:rPr>
      </w:pPr>
      <w:bookmarkStart w:id="259" w:name="9.9._Limitations_of_the_research_methods"/>
      <w:bookmarkStart w:id="260" w:name="_Toc185500726"/>
      <w:bookmarkEnd w:id="259"/>
      <w:r w:rsidRPr="00563771">
        <w:rPr>
          <w:rFonts w:ascii="Times New Roman" w:hAnsi="Times New Roman" w:cs="Times New Roman"/>
          <w:szCs w:val="24"/>
        </w:rPr>
        <w:t>Limitations</w:t>
      </w:r>
      <w:r w:rsidRPr="00563771">
        <w:rPr>
          <w:rFonts w:ascii="Times New Roman" w:hAnsi="Times New Roman" w:cs="Times New Roman"/>
          <w:spacing w:val="-5"/>
          <w:szCs w:val="24"/>
        </w:rPr>
        <w:t xml:space="preserve"> </w:t>
      </w:r>
      <w:r w:rsidRPr="00563771">
        <w:rPr>
          <w:rFonts w:ascii="Times New Roman" w:hAnsi="Times New Roman" w:cs="Times New Roman"/>
          <w:szCs w:val="24"/>
        </w:rPr>
        <w:t>of</w:t>
      </w:r>
      <w:r w:rsidRPr="00563771">
        <w:rPr>
          <w:rFonts w:ascii="Times New Roman" w:hAnsi="Times New Roman" w:cs="Times New Roman"/>
          <w:spacing w:val="-5"/>
          <w:szCs w:val="24"/>
        </w:rPr>
        <w:t xml:space="preserve"> </w:t>
      </w:r>
      <w:r w:rsidRPr="00563771">
        <w:rPr>
          <w:rFonts w:ascii="Times New Roman" w:hAnsi="Times New Roman" w:cs="Times New Roman"/>
          <w:szCs w:val="24"/>
        </w:rPr>
        <w:t>the</w:t>
      </w:r>
      <w:r w:rsidRPr="00563771">
        <w:rPr>
          <w:rFonts w:ascii="Times New Roman" w:hAnsi="Times New Roman" w:cs="Times New Roman"/>
          <w:spacing w:val="-5"/>
          <w:szCs w:val="24"/>
        </w:rPr>
        <w:t xml:space="preserve"> </w:t>
      </w:r>
      <w:r w:rsidRPr="00563771">
        <w:rPr>
          <w:rFonts w:ascii="Times New Roman" w:hAnsi="Times New Roman" w:cs="Times New Roman"/>
          <w:szCs w:val="24"/>
        </w:rPr>
        <w:t>research</w:t>
      </w:r>
      <w:r w:rsidRPr="00563771">
        <w:rPr>
          <w:rFonts w:ascii="Times New Roman" w:hAnsi="Times New Roman" w:cs="Times New Roman"/>
          <w:spacing w:val="-4"/>
          <w:szCs w:val="24"/>
        </w:rPr>
        <w:t xml:space="preserve"> </w:t>
      </w:r>
      <w:r w:rsidRPr="00563771">
        <w:rPr>
          <w:rFonts w:ascii="Times New Roman" w:hAnsi="Times New Roman" w:cs="Times New Roman"/>
          <w:spacing w:val="-2"/>
          <w:szCs w:val="24"/>
        </w:rPr>
        <w:t>methods</w:t>
      </w:r>
      <w:bookmarkEnd w:id="260"/>
    </w:p>
    <w:p w14:paraId="7C2B7C87" w14:textId="538580E4" w:rsidR="001D493C" w:rsidRPr="00563771" w:rsidDel="00692C25" w:rsidRDefault="00A918C0" w:rsidP="007D6ADB">
      <w:pPr>
        <w:pStyle w:val="BodyText"/>
        <w:spacing w:line="271" w:lineRule="auto"/>
        <w:ind w:right="260"/>
        <w:rPr>
          <w:del w:id="261" w:author="Viering, Tammo" w:date="2024-12-18T16:46:00Z" w16du:dateUtc="2024-12-18T15:46:00Z"/>
          <w:rFonts w:cs="Times New Roman"/>
          <w:szCs w:val="24"/>
        </w:rPr>
      </w:pPr>
      <w:del w:id="262" w:author="Viering, Tammo" w:date="2024-12-18T16:46:00Z" w16du:dateUtc="2024-12-18T15:46:00Z">
        <w:r w:rsidRPr="00563771" w:rsidDel="00692C25">
          <w:rPr>
            <w:rFonts w:cs="Times New Roman"/>
            <w:color w:val="339966"/>
            <w:szCs w:val="24"/>
          </w:rPr>
          <w:delText xml:space="preserve">Any potential limitations of the study design, data sources, and analytic methods, including issues relating to confounding, bias, </w:delText>
        </w:r>
        <w:r w:rsidR="00653708" w:rsidRPr="00563771" w:rsidDel="00692C25">
          <w:rPr>
            <w:rFonts w:cs="Times New Roman"/>
            <w:color w:val="339966"/>
            <w:szCs w:val="24"/>
          </w:rPr>
          <w:delText>generalizability</w:delText>
        </w:r>
        <w:r w:rsidRPr="00563771" w:rsidDel="00692C25">
          <w:rPr>
            <w:rFonts w:cs="Times New Roman"/>
            <w:color w:val="339966"/>
            <w:szCs w:val="24"/>
          </w:rPr>
          <w:delText>,</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random</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error</w:delText>
        </w:r>
        <w:r w:rsidR="00653708" w:rsidRPr="00563771" w:rsidDel="00692C25">
          <w:rPr>
            <w:rFonts w:cs="Times New Roman"/>
            <w:color w:val="339966"/>
            <w:szCs w:val="24"/>
          </w:rPr>
          <w:delText xml:space="preserve"> should be reported</w:delText>
        </w:r>
        <w:r w:rsidRPr="00563771" w:rsidDel="00692C25">
          <w:rPr>
            <w:rFonts w:cs="Times New Roman"/>
            <w:color w:val="339966"/>
            <w:szCs w:val="24"/>
          </w:rPr>
          <w:delText>.</w:delText>
        </w:r>
      </w:del>
    </w:p>
    <w:p w14:paraId="7C2B7C88" w14:textId="167F5740" w:rsidR="001D493C" w:rsidRPr="00563771" w:rsidRDefault="00BF2851" w:rsidP="00381BFD">
      <w:r>
        <w:t xml:space="preserve">The present </w:t>
      </w:r>
      <w:r w:rsidR="00C85A58">
        <w:t>analysis</w:t>
      </w:r>
      <w:r>
        <w:t xml:space="preserve"> faces several limitations particularly </w:t>
      </w:r>
      <w:r w:rsidR="005C1519">
        <w:t>associated with the use of the</w:t>
      </w:r>
      <w:r w:rsidRPr="00BF2851">
        <w:t xml:space="preserve"> THIN database</w:t>
      </w:r>
      <w:r w:rsidR="005C1519">
        <w:t>.</w:t>
      </w:r>
      <w:r w:rsidR="00413970">
        <w:t xml:space="preserve"> </w:t>
      </w:r>
      <w:r w:rsidR="00413970" w:rsidRPr="00413970">
        <w:t>The THIN database is not comprehensive. Information is only available if (1) a physician participates in data collection and (2) events and contacts are properly and completely recorded</w:t>
      </w:r>
      <w:r w:rsidR="002A19AD">
        <w:t>, i.e.</w:t>
      </w:r>
      <w:r w:rsidR="000C19BF">
        <w:t xml:space="preserve"> </w:t>
      </w:r>
      <w:r w:rsidR="002A19AD">
        <w:t>t</w:t>
      </w:r>
      <w:r w:rsidR="002A19AD" w:rsidRPr="002A19AD">
        <w:t xml:space="preserve">he accuracy and consistency of recorded data depend on the diligence and </w:t>
      </w:r>
      <w:proofErr w:type="gramStart"/>
      <w:r w:rsidR="002A19AD" w:rsidRPr="002A19AD">
        <w:t>practices</w:t>
      </w:r>
      <w:proofErr w:type="gramEnd"/>
      <w:r w:rsidR="002A19AD" w:rsidRPr="002A19AD">
        <w:t xml:space="preserve"> of </w:t>
      </w:r>
      <w:r w:rsidR="00C85A58">
        <w:t>the</w:t>
      </w:r>
      <w:r w:rsidR="002A19AD" w:rsidRPr="002A19AD">
        <w:t xml:space="preserve"> </w:t>
      </w:r>
      <w:r w:rsidR="002A19AD">
        <w:t>GP</w:t>
      </w:r>
      <w:r w:rsidR="002A19AD" w:rsidRPr="002A19AD">
        <w:t>s</w:t>
      </w:r>
      <w:r w:rsidR="000C19BF" w:rsidRPr="000C19BF">
        <w:t xml:space="preserve">. </w:t>
      </w:r>
      <w:r w:rsidR="00E91BB8" w:rsidRPr="00E91BB8">
        <w:t>The focus on primary care is another significant limitation in this regard.</w:t>
      </w:r>
      <w:r w:rsidR="001813D8" w:rsidRPr="001813D8">
        <w:t xml:space="preserve"> </w:t>
      </w:r>
      <w:r w:rsidR="00E91BB8">
        <w:t>Moreover</w:t>
      </w:r>
      <w:r w:rsidR="00141CF4" w:rsidRPr="00141CF4">
        <w:t>, variations in diagnostic and procedural coding practices between physicians and different</w:t>
      </w:r>
      <w:r w:rsidR="003D1724">
        <w:t xml:space="preserve"> geographic</w:t>
      </w:r>
      <w:r w:rsidR="00141CF4" w:rsidRPr="00141CF4">
        <w:t xml:space="preserve"> regions </w:t>
      </w:r>
      <w:r w:rsidR="00C85A58">
        <w:t>may</w:t>
      </w:r>
      <w:r w:rsidR="00141CF4" w:rsidRPr="00141CF4">
        <w:t xml:space="preserve"> lead to variability in the data.</w:t>
      </w:r>
      <w:r w:rsidR="003D1724">
        <w:t xml:space="preserve"> </w:t>
      </w:r>
      <w:r w:rsidR="00FB52C5">
        <w:t>Also</w:t>
      </w:r>
      <w:r w:rsidR="00E91BB8">
        <w:t xml:space="preserve">, due to the </w:t>
      </w:r>
      <w:r w:rsidR="00381BFD">
        <w:t>v</w:t>
      </w:r>
      <w:r w:rsidR="00381BFD" w:rsidRPr="00381BFD">
        <w:t>oluntary</w:t>
      </w:r>
      <w:r w:rsidR="00381BFD">
        <w:t xml:space="preserve"> nature of</w:t>
      </w:r>
      <w:r w:rsidR="00381BFD" w:rsidRPr="00381BFD">
        <w:t xml:space="preserve"> participation by physicians</w:t>
      </w:r>
      <w:r w:rsidR="005600FC">
        <w:t>,</w:t>
      </w:r>
      <w:r w:rsidR="00381BFD" w:rsidRPr="00381BFD">
        <w:t xml:space="preserve"> selection bias</w:t>
      </w:r>
      <w:r w:rsidR="00381BFD">
        <w:t xml:space="preserve">es may be </w:t>
      </w:r>
      <w:r w:rsidR="006C106F">
        <w:t>introduced,</w:t>
      </w:r>
      <w:r w:rsidR="00381BFD">
        <w:t xml:space="preserve"> and data </w:t>
      </w:r>
      <w:r w:rsidR="00381BFD" w:rsidRPr="00381BFD">
        <w:t>might not be fully representative of all healthcare providers.</w:t>
      </w:r>
      <w:r w:rsidR="00381BFD">
        <w:t xml:space="preserve"> </w:t>
      </w:r>
      <w:r w:rsidR="008E5068" w:rsidRPr="008E5068">
        <w:t>Any conclusions drawn from the results of this study should be made with these limitations in mind.</w:t>
      </w:r>
    </w:p>
    <w:p w14:paraId="7C2B7C8A" w14:textId="7CEC8678" w:rsidR="001D493C" w:rsidRPr="00692C25" w:rsidRDefault="00A918C0" w:rsidP="00692C25">
      <w:pPr>
        <w:pStyle w:val="Heading2"/>
        <w:numPr>
          <w:ilvl w:val="1"/>
          <w:numId w:val="2"/>
        </w:numPr>
        <w:tabs>
          <w:tab w:val="left" w:pos="924"/>
        </w:tabs>
        <w:ind w:left="924" w:hanging="697"/>
        <w:rPr>
          <w:rFonts w:ascii="Times New Roman" w:hAnsi="Times New Roman" w:cs="Times New Roman"/>
          <w:szCs w:val="24"/>
        </w:rPr>
      </w:pPr>
      <w:bookmarkStart w:id="263" w:name="9.10._Other_aspects"/>
      <w:bookmarkStart w:id="264" w:name="_Toc185500727"/>
      <w:bookmarkEnd w:id="263"/>
      <w:r w:rsidRPr="00563771">
        <w:rPr>
          <w:rFonts w:ascii="Times New Roman" w:hAnsi="Times New Roman" w:cs="Times New Roman"/>
          <w:szCs w:val="24"/>
        </w:rPr>
        <w:t>Other</w:t>
      </w:r>
      <w:r w:rsidRPr="00563771">
        <w:rPr>
          <w:rFonts w:ascii="Times New Roman" w:hAnsi="Times New Roman" w:cs="Times New Roman"/>
          <w:spacing w:val="-2"/>
          <w:szCs w:val="24"/>
        </w:rPr>
        <w:t xml:space="preserve"> aspects</w:t>
      </w:r>
      <w:bookmarkEnd w:id="264"/>
    </w:p>
    <w:p w14:paraId="7C2B7C8B" w14:textId="5A7C7010" w:rsidR="001D493C" w:rsidRPr="00563771" w:rsidDel="00692C25" w:rsidRDefault="00A918C0" w:rsidP="007D6ADB">
      <w:pPr>
        <w:pStyle w:val="BodyText"/>
        <w:spacing w:line="273" w:lineRule="auto"/>
        <w:rPr>
          <w:del w:id="265" w:author="Viering, Tammo" w:date="2024-12-18T16:46:00Z" w16du:dateUtc="2024-12-18T15:46:00Z"/>
          <w:rFonts w:cs="Times New Roman"/>
          <w:szCs w:val="24"/>
        </w:rPr>
      </w:pPr>
      <w:del w:id="266" w:author="Viering, Tammo" w:date="2024-12-18T16:46:00Z" w16du:dateUtc="2024-12-18T15:46:00Z">
        <w:r w:rsidRPr="00563771" w:rsidDel="00692C25">
          <w:rPr>
            <w:rFonts w:cs="Times New Roman"/>
            <w:color w:val="339966"/>
            <w:szCs w:val="24"/>
          </w:rPr>
          <w:delText>Any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other</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aspect</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research</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method</w:delText>
        </w:r>
        <w:r w:rsidR="00EE351D" w:rsidDel="00692C25">
          <w:rPr>
            <w:rFonts w:cs="Times New Roman"/>
            <w:color w:val="339966"/>
            <w:szCs w:val="24"/>
          </w:rPr>
          <w:delText>s</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not</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covered</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by</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3"/>
            <w:szCs w:val="24"/>
          </w:rPr>
          <w:delText xml:space="preserve"> </w:delText>
        </w:r>
        <w:r w:rsidRPr="00563771" w:rsidDel="00692C25">
          <w:rPr>
            <w:rFonts w:cs="Times New Roman"/>
            <w:color w:val="339966"/>
            <w:szCs w:val="24"/>
          </w:rPr>
          <w:delText xml:space="preserve">previous </w:delText>
        </w:r>
        <w:r w:rsidRPr="00563771" w:rsidDel="00692C25">
          <w:rPr>
            <w:rFonts w:cs="Times New Roman"/>
            <w:color w:val="339966"/>
            <w:spacing w:val="-2"/>
            <w:szCs w:val="24"/>
          </w:rPr>
          <w:delText>sections.</w:delText>
        </w:r>
      </w:del>
    </w:p>
    <w:p w14:paraId="7C2B7C8C" w14:textId="687EF5FD" w:rsidR="001D493C" w:rsidRPr="00692C25" w:rsidRDefault="00692C25" w:rsidP="00692C25">
      <w:r>
        <w:t>Not applicable.</w:t>
      </w:r>
    </w:p>
    <w:p w14:paraId="7C2B7C8D" w14:textId="77777777" w:rsidR="001D493C" w:rsidRPr="00563771" w:rsidRDefault="00A918C0" w:rsidP="007D6ADB">
      <w:pPr>
        <w:pStyle w:val="Heading1"/>
        <w:numPr>
          <w:ilvl w:val="0"/>
          <w:numId w:val="2"/>
        </w:numPr>
        <w:tabs>
          <w:tab w:val="left" w:pos="801"/>
        </w:tabs>
        <w:ind w:left="801" w:hanging="574"/>
        <w:rPr>
          <w:rFonts w:ascii="Times New Roman" w:hAnsi="Times New Roman" w:cs="Times New Roman"/>
          <w:sz w:val="24"/>
          <w:szCs w:val="24"/>
        </w:rPr>
      </w:pPr>
      <w:bookmarkStart w:id="267" w:name="10._Protection_of_human_subjects"/>
      <w:bookmarkStart w:id="268" w:name="_Toc185500728"/>
      <w:bookmarkEnd w:id="267"/>
      <w:r w:rsidRPr="00563771">
        <w:rPr>
          <w:rFonts w:ascii="Times New Roman" w:hAnsi="Times New Roman" w:cs="Times New Roman"/>
          <w:sz w:val="24"/>
          <w:szCs w:val="24"/>
        </w:rPr>
        <w:t>Protection</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of</w:t>
      </w:r>
      <w:r w:rsidRPr="00563771">
        <w:rPr>
          <w:rFonts w:ascii="Times New Roman" w:hAnsi="Times New Roman" w:cs="Times New Roman"/>
          <w:spacing w:val="-8"/>
          <w:sz w:val="24"/>
          <w:szCs w:val="24"/>
        </w:rPr>
        <w:t xml:space="preserve"> </w:t>
      </w:r>
      <w:r w:rsidRPr="00563771">
        <w:rPr>
          <w:rFonts w:ascii="Times New Roman" w:hAnsi="Times New Roman" w:cs="Times New Roman"/>
          <w:sz w:val="24"/>
          <w:szCs w:val="24"/>
        </w:rPr>
        <w:t>human</w:t>
      </w:r>
      <w:r w:rsidRPr="00563771">
        <w:rPr>
          <w:rFonts w:ascii="Times New Roman" w:hAnsi="Times New Roman" w:cs="Times New Roman"/>
          <w:spacing w:val="-6"/>
          <w:sz w:val="24"/>
          <w:szCs w:val="24"/>
        </w:rPr>
        <w:t xml:space="preserve"> </w:t>
      </w:r>
      <w:r w:rsidRPr="00563771">
        <w:rPr>
          <w:rFonts w:ascii="Times New Roman" w:hAnsi="Times New Roman" w:cs="Times New Roman"/>
          <w:spacing w:val="-2"/>
          <w:sz w:val="24"/>
          <w:szCs w:val="24"/>
        </w:rPr>
        <w:t>subjects</w:t>
      </w:r>
      <w:bookmarkEnd w:id="268"/>
    </w:p>
    <w:p w14:paraId="7C2B7C8E" w14:textId="14AECBFB" w:rsidR="001D493C" w:rsidRPr="00563771" w:rsidDel="00692C25" w:rsidRDefault="00A918C0" w:rsidP="007D6ADB">
      <w:pPr>
        <w:pStyle w:val="BodyText"/>
        <w:spacing w:before="257" w:line="271" w:lineRule="auto"/>
        <w:ind w:right="394"/>
        <w:rPr>
          <w:del w:id="269" w:author="Viering, Tammo" w:date="2024-12-18T16:45:00Z" w16du:dateUtc="2024-12-18T15:45:00Z"/>
          <w:rFonts w:cs="Times New Roman"/>
          <w:szCs w:val="24"/>
        </w:rPr>
      </w:pPr>
      <w:del w:id="270" w:author="Viering, Tammo" w:date="2024-12-18T16:45:00Z" w16du:dateUtc="2024-12-18T15:45:00Z">
        <w:r w:rsidRPr="00563771" w:rsidDel="00692C25">
          <w:rPr>
            <w:rFonts w:cs="Times New Roman"/>
            <w:color w:val="339966"/>
            <w:szCs w:val="24"/>
          </w:rPr>
          <w:delText xml:space="preserve">Safeguards </w:delText>
        </w:r>
        <w:r w:rsidR="00653708" w:rsidRPr="00563771" w:rsidDel="00692C25">
          <w:rPr>
            <w:rFonts w:cs="Times New Roman"/>
            <w:color w:val="339966"/>
            <w:szCs w:val="24"/>
          </w:rPr>
          <w:delText>to</w:delText>
        </w:r>
        <w:r w:rsidRPr="00563771" w:rsidDel="00692C25">
          <w:rPr>
            <w:rFonts w:cs="Times New Roman"/>
            <w:color w:val="339966"/>
            <w:szCs w:val="24"/>
          </w:rPr>
          <w:delText xml:space="preserve"> comply with </w:delText>
        </w:r>
        <w:r w:rsidR="00653708" w:rsidRPr="00563771" w:rsidDel="00692C25">
          <w:rPr>
            <w:rFonts w:cs="Times New Roman"/>
            <w:color w:val="339966"/>
            <w:szCs w:val="24"/>
          </w:rPr>
          <w:delText>any</w:delText>
        </w:r>
        <w:r w:rsidRPr="00563771" w:rsidDel="00692C25">
          <w:rPr>
            <w:rFonts w:cs="Times New Roman"/>
            <w:color w:val="339966"/>
            <w:szCs w:val="24"/>
          </w:rPr>
          <w:delText xml:space="preserve"> requirements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for</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ensuring</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well-being</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and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rights</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of</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participants</w:delText>
        </w:r>
        <w:r w:rsidR="00653708" w:rsidRPr="00563771" w:rsidDel="00692C25">
          <w:rPr>
            <w:rFonts w:cs="Times New Roman"/>
            <w:color w:val="339966"/>
            <w:szCs w:val="24"/>
          </w:rPr>
          <w:delText>, eg</w:delText>
        </w:r>
        <w:r w:rsidR="00874B86" w:rsidRPr="00563771" w:rsidDel="00692C25">
          <w:rPr>
            <w:rFonts w:cs="Times New Roman"/>
            <w:color w:val="339966"/>
            <w:szCs w:val="24"/>
          </w:rPr>
          <w:delText>,</w:delText>
        </w:r>
        <w:r w:rsidR="00653708" w:rsidRPr="00563771" w:rsidDel="00692C25">
          <w:rPr>
            <w:rFonts w:cs="Times New Roman"/>
            <w:color w:val="339966"/>
            <w:szCs w:val="24"/>
          </w:rPr>
          <w:delText xml:space="preserve"> where primary data collection may be conducted, medical chart review or other review of unstructured data, etc</w:delText>
        </w:r>
        <w:r w:rsidRPr="00563771" w:rsidDel="00692C25">
          <w:rPr>
            <w:rFonts w:cs="Times New Roman"/>
            <w:color w:val="339966"/>
            <w:szCs w:val="24"/>
          </w:rPr>
          <w:delText>.</w:delText>
        </w:r>
      </w:del>
    </w:p>
    <w:p w14:paraId="7C2B7C8F" w14:textId="284B49A4" w:rsidR="001D493C" w:rsidRPr="00563771" w:rsidRDefault="00A227BE" w:rsidP="00FF3BD0">
      <w:pPr>
        <w:rPr>
          <w:rFonts w:cs="Times New Roman"/>
          <w:szCs w:val="24"/>
        </w:rPr>
      </w:pPr>
      <w:r w:rsidRPr="00BF0703">
        <w:t xml:space="preserve">The security of patient data is a top priority </w:t>
      </w:r>
      <w:r>
        <w:t>in the present study</w:t>
      </w:r>
      <w:r w:rsidRPr="00BF0703">
        <w:t>.</w:t>
      </w:r>
      <w:r>
        <w:t xml:space="preserve"> </w:t>
      </w:r>
      <w:r w:rsidR="00B637F1" w:rsidRPr="00BF0703">
        <w:t>The data utilized in the current study is anonymized, ensuring that it cannot be linked back to individual patients.</w:t>
      </w:r>
      <w:r w:rsidR="00B637F1">
        <w:t xml:space="preserve"> All relevant data protection regulations will be followed to ensure privacy and protection of individual data. To safeguard patient information and maintain privacy, the analysis</w:t>
      </w:r>
      <w:r w:rsidR="00FF3BD0">
        <w:t xml:space="preserve"> on demographic information will be limited to the gender and age of the patients.</w:t>
      </w:r>
    </w:p>
    <w:p w14:paraId="7C2B7C90" w14:textId="77777777" w:rsidR="001D493C" w:rsidRPr="00563771" w:rsidRDefault="00A918C0" w:rsidP="007D6ADB">
      <w:pPr>
        <w:pStyle w:val="Heading1"/>
        <w:numPr>
          <w:ilvl w:val="0"/>
          <w:numId w:val="2"/>
        </w:numPr>
        <w:tabs>
          <w:tab w:val="left" w:pos="801"/>
        </w:tabs>
        <w:spacing w:before="1"/>
        <w:ind w:left="227" w:right="770" w:firstLine="0"/>
        <w:rPr>
          <w:rFonts w:ascii="Times New Roman" w:hAnsi="Times New Roman" w:cs="Times New Roman"/>
          <w:sz w:val="24"/>
          <w:szCs w:val="24"/>
        </w:rPr>
      </w:pPr>
      <w:bookmarkStart w:id="271" w:name="11._Management_and_reporting_of_adverse_"/>
      <w:bookmarkStart w:id="272" w:name="_Toc185500729"/>
      <w:bookmarkEnd w:id="271"/>
      <w:r w:rsidRPr="00563771">
        <w:rPr>
          <w:rFonts w:ascii="Times New Roman" w:hAnsi="Times New Roman" w:cs="Times New Roman"/>
          <w:sz w:val="24"/>
          <w:szCs w:val="24"/>
        </w:rPr>
        <w:t>Management</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and</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reporting</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of</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adverse</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 xml:space="preserve">events/adverse </w:t>
      </w:r>
      <w:r w:rsidRPr="00563771">
        <w:rPr>
          <w:rFonts w:ascii="Times New Roman" w:hAnsi="Times New Roman" w:cs="Times New Roman"/>
          <w:spacing w:val="-2"/>
          <w:sz w:val="24"/>
          <w:szCs w:val="24"/>
        </w:rPr>
        <w:t>reactions</w:t>
      </w:r>
      <w:bookmarkEnd w:id="272"/>
    </w:p>
    <w:p w14:paraId="3188E206" w14:textId="1AD11042" w:rsidR="00A02DAB" w:rsidRPr="00563771" w:rsidDel="00692C25" w:rsidRDefault="00653708" w:rsidP="007D6ADB">
      <w:pPr>
        <w:pStyle w:val="BodyText"/>
        <w:spacing w:before="255" w:line="271" w:lineRule="auto"/>
        <w:ind w:right="260"/>
        <w:rPr>
          <w:del w:id="273" w:author="Viering, Tammo" w:date="2024-12-18T16:45:00Z" w16du:dateUtc="2024-12-18T15:45:00Z"/>
          <w:rFonts w:cs="Times New Roman"/>
          <w:color w:val="339966"/>
          <w:szCs w:val="24"/>
        </w:rPr>
      </w:pPr>
      <w:del w:id="274" w:author="Viering, Tammo" w:date="2024-12-18T16:45:00Z" w16du:dateUtc="2024-12-18T15:45:00Z">
        <w:r w:rsidRPr="00563771" w:rsidDel="00692C25">
          <w:rPr>
            <w:rFonts w:cs="Times New Roman"/>
            <w:color w:val="339966"/>
            <w:szCs w:val="24"/>
          </w:rPr>
          <w:delText xml:space="preserve">Always consult with Global Safety Science and Operations for </w:delText>
        </w:r>
        <w:r w:rsidR="005C1278" w:rsidRPr="00563771" w:rsidDel="00692C25">
          <w:rPr>
            <w:rFonts w:cs="Times New Roman"/>
            <w:color w:val="339966"/>
            <w:szCs w:val="24"/>
          </w:rPr>
          <w:delText xml:space="preserve">current </w:delText>
        </w:r>
        <w:r w:rsidRPr="00563771" w:rsidDel="00692C25">
          <w:rPr>
            <w:rFonts w:cs="Times New Roman"/>
            <w:color w:val="339966"/>
            <w:szCs w:val="24"/>
          </w:rPr>
          <w:delText>template language</w:delText>
        </w:r>
        <w:r w:rsidR="005C1278" w:rsidRPr="00563771" w:rsidDel="00692C25">
          <w:rPr>
            <w:rFonts w:cs="Times New Roman"/>
            <w:color w:val="339966"/>
            <w:szCs w:val="24"/>
          </w:rPr>
          <w:delText>, as language may evolve</w:delText>
        </w:r>
        <w:r w:rsidR="00A918C0" w:rsidRPr="00563771" w:rsidDel="00692C25">
          <w:rPr>
            <w:rFonts w:cs="Times New Roman"/>
            <w:color w:val="339966"/>
            <w:szCs w:val="24"/>
          </w:rPr>
          <w:delText>.</w:delText>
        </w:r>
        <w:r w:rsidRPr="00563771" w:rsidDel="00692C25">
          <w:rPr>
            <w:rFonts w:cs="Times New Roman"/>
            <w:color w:val="339966"/>
            <w:szCs w:val="24"/>
          </w:rPr>
          <w:delText xml:space="preserve"> Refer study details to both Lisa Beth Barrett </w:delText>
        </w:r>
        <w:r w:rsidDel="00692C25">
          <w:fldChar w:fldCharType="begin"/>
        </w:r>
        <w:r w:rsidDel="00692C25">
          <w:delInstrText>HYPERLINK "mailto:lisa.barrett2@organon.com"</w:delInstrText>
        </w:r>
        <w:r w:rsidDel="00692C25">
          <w:fldChar w:fldCharType="separate"/>
        </w:r>
        <w:r w:rsidRPr="00563771" w:rsidDel="00692C25">
          <w:rPr>
            <w:rStyle w:val="Hyperlink"/>
            <w:rFonts w:cs="Times New Roman"/>
            <w:szCs w:val="24"/>
          </w:rPr>
          <w:delText>lisa.barrett2@organon.com</w:delText>
        </w:r>
        <w:r w:rsidDel="00692C25">
          <w:rPr>
            <w:rStyle w:val="Hyperlink"/>
            <w:rFonts w:cs="Times New Roman"/>
            <w:i w:val="0"/>
            <w:iCs w:val="0"/>
            <w:szCs w:val="24"/>
          </w:rPr>
          <w:fldChar w:fldCharType="end"/>
        </w:r>
        <w:r w:rsidRPr="00563771" w:rsidDel="00692C25">
          <w:rPr>
            <w:rFonts w:cs="Times New Roman"/>
            <w:color w:val="339966"/>
            <w:szCs w:val="24"/>
          </w:rPr>
          <w:delText xml:space="preserve"> (Medical Safety) and Miri Waldman </w:delText>
        </w:r>
        <w:r w:rsidDel="00692C25">
          <w:fldChar w:fldCharType="begin"/>
        </w:r>
        <w:r w:rsidDel="00692C25">
          <w:delInstrText>HYPERLINK "mailto:miri.waldman@organon.com"</w:delInstrText>
        </w:r>
        <w:r w:rsidDel="00692C25">
          <w:fldChar w:fldCharType="separate"/>
        </w:r>
        <w:r w:rsidRPr="00563771" w:rsidDel="00692C25">
          <w:rPr>
            <w:rStyle w:val="Hyperlink"/>
            <w:rFonts w:cs="Times New Roman"/>
            <w:szCs w:val="24"/>
          </w:rPr>
          <w:delText>miri.waldman@organon.com</w:delText>
        </w:r>
        <w:r w:rsidDel="00692C25">
          <w:rPr>
            <w:rStyle w:val="Hyperlink"/>
            <w:rFonts w:cs="Times New Roman"/>
            <w:i w:val="0"/>
            <w:iCs w:val="0"/>
            <w:szCs w:val="24"/>
          </w:rPr>
          <w:fldChar w:fldCharType="end"/>
        </w:r>
        <w:r w:rsidRPr="00563771" w:rsidDel="00692C25">
          <w:rPr>
            <w:rFonts w:cs="Times New Roman"/>
            <w:color w:val="339966"/>
            <w:szCs w:val="24"/>
          </w:rPr>
          <w:delText xml:space="preserve"> (Safety Operations)</w:delText>
        </w:r>
        <w:r w:rsidR="00202416" w:rsidRPr="00563771" w:rsidDel="00692C25">
          <w:rPr>
            <w:rFonts w:cs="Times New Roman"/>
            <w:color w:val="339966"/>
            <w:szCs w:val="24"/>
          </w:rPr>
          <w:delText xml:space="preserve"> by which template language can be provided</w:delText>
        </w:r>
        <w:r w:rsidRPr="00563771" w:rsidDel="00692C25">
          <w:rPr>
            <w:rFonts w:cs="Times New Roman"/>
            <w:color w:val="339966"/>
            <w:szCs w:val="24"/>
          </w:rPr>
          <w:delText xml:space="preserve">. </w:delText>
        </w:r>
        <w:r w:rsidR="00771ADD" w:rsidRPr="00563771" w:rsidDel="00692C25">
          <w:rPr>
            <w:rFonts w:cs="Times New Roman"/>
            <w:color w:val="339966"/>
            <w:szCs w:val="24"/>
          </w:rPr>
          <w:delText>Please also refer to the safety reporting template</w:delText>
        </w:r>
        <w:r w:rsidR="00484B6C" w:rsidRPr="00563771" w:rsidDel="00692C25">
          <w:rPr>
            <w:rFonts w:cs="Times New Roman"/>
            <w:color w:val="339966"/>
            <w:szCs w:val="24"/>
          </w:rPr>
          <w:delText xml:space="preserve"> provided by </w:delText>
        </w:r>
        <w:r w:rsidR="00484B6C" w:rsidRPr="00563771" w:rsidDel="00692C25">
          <w:rPr>
            <w:rFonts w:cs="Times New Roman"/>
            <w:color w:val="339966"/>
            <w:szCs w:val="24"/>
          </w:rPr>
          <w:lastRenderedPageBreak/>
          <w:delText>Organon Safety</w:delText>
        </w:r>
        <w:r w:rsidR="002B05D3" w:rsidRPr="00563771" w:rsidDel="00692C25">
          <w:rPr>
            <w:rFonts w:cs="Times New Roman"/>
            <w:color w:val="339966"/>
            <w:szCs w:val="24"/>
          </w:rPr>
          <w:delText xml:space="preserve"> here</w:delText>
        </w:r>
        <w:r w:rsidR="00202416" w:rsidRPr="00563771" w:rsidDel="00692C25">
          <w:rPr>
            <w:rFonts w:cs="Times New Roman"/>
            <w:color w:val="339966"/>
            <w:szCs w:val="24"/>
          </w:rPr>
          <w:delText>, current as of September 22, 2023</w:delText>
        </w:r>
        <w:r w:rsidR="00484B6C" w:rsidRPr="00563771" w:rsidDel="00692C25">
          <w:rPr>
            <w:rFonts w:cs="Times New Roman"/>
            <w:color w:val="339966"/>
            <w:szCs w:val="24"/>
          </w:rPr>
          <w:delText>:</w:delText>
        </w:r>
      </w:del>
    </w:p>
    <w:p w14:paraId="445DE62D" w14:textId="470DC912" w:rsidR="00484B6C" w:rsidRPr="00563771" w:rsidDel="00692C25" w:rsidRDefault="00A02DAB" w:rsidP="1A73B7B0">
      <w:pPr>
        <w:pStyle w:val="BodyText"/>
        <w:spacing w:before="255" w:line="271" w:lineRule="auto"/>
        <w:ind w:right="260"/>
        <w:rPr>
          <w:del w:id="275" w:author="Viering, Tammo" w:date="2024-12-18T16:45:00Z" w16du:dateUtc="2024-12-18T15:45:00Z"/>
          <w:rFonts w:cs="Times New Roman"/>
          <w:color w:val="339966"/>
        </w:rPr>
      </w:pPr>
      <w:del w:id="276" w:author="Viering, Tammo" w:date="2024-12-18T16:45:00Z" w16du:dateUtc="2024-12-18T15:45:00Z">
        <w:r w:rsidRPr="1A73B7B0" w:rsidDel="00A02DAB">
          <w:rPr>
            <w:rFonts w:cs="Times New Roman"/>
            <w:color w:val="339966"/>
          </w:rPr>
          <w:delText xml:space="preserve"> </w:delText>
        </w:r>
        <w:r w:rsidDel="00A02DAB">
          <w:delText>￼</w:delText>
        </w:r>
      </w:del>
    </w:p>
    <w:p w14:paraId="7C2B7C91" w14:textId="0D01F308" w:rsidR="001D493C" w:rsidRPr="00563771" w:rsidDel="00692C25" w:rsidRDefault="00A02DAB" w:rsidP="007D6ADB">
      <w:pPr>
        <w:pStyle w:val="BodyText"/>
        <w:spacing w:before="255" w:line="271" w:lineRule="auto"/>
        <w:ind w:right="260"/>
        <w:rPr>
          <w:del w:id="277" w:author="Viering, Tammo" w:date="2024-12-18T16:45:00Z" w16du:dateUtc="2024-12-18T15:45:00Z"/>
          <w:rFonts w:cs="Times New Roman"/>
          <w:szCs w:val="24"/>
        </w:rPr>
      </w:pPr>
      <w:del w:id="278" w:author="Viering, Tammo" w:date="2024-12-18T16:45:00Z" w16du:dateUtc="2024-12-18T15:45:00Z">
        <w:r w:rsidRPr="00563771" w:rsidDel="00692C25">
          <w:rPr>
            <w:rFonts w:cs="Times New Roman"/>
            <w:color w:val="339966"/>
            <w:szCs w:val="24"/>
          </w:rPr>
          <w:delText xml:space="preserve">Please </w:delText>
        </w:r>
        <w:r w:rsidR="00C22161" w:rsidRPr="00563771" w:rsidDel="00692C25">
          <w:rPr>
            <w:rFonts w:cs="Times New Roman"/>
            <w:color w:val="339966"/>
            <w:szCs w:val="24"/>
          </w:rPr>
          <w:delText>note that the</w:delText>
        </w:r>
        <w:r w:rsidR="00955124" w:rsidRPr="00563771" w:rsidDel="00692C25">
          <w:rPr>
            <w:rFonts w:cs="Times New Roman"/>
            <w:color w:val="339966"/>
            <w:szCs w:val="24"/>
          </w:rPr>
          <w:delText xml:space="preserve"> </w:delText>
        </w:r>
        <w:r w:rsidR="00C22161" w:rsidRPr="00563771" w:rsidDel="00692C25">
          <w:rPr>
            <w:rFonts w:cs="Times New Roman"/>
            <w:color w:val="339966"/>
            <w:szCs w:val="24"/>
          </w:rPr>
          <w:delText>language</w:delText>
        </w:r>
        <w:r w:rsidRPr="00563771" w:rsidDel="00692C25">
          <w:rPr>
            <w:rFonts w:cs="Times New Roman"/>
            <w:color w:val="339966"/>
            <w:szCs w:val="24"/>
          </w:rPr>
          <w:delText xml:space="preserve"> provided</w:delText>
        </w:r>
        <w:r w:rsidR="00C22161" w:rsidRPr="00563771" w:rsidDel="00692C25">
          <w:rPr>
            <w:rFonts w:cs="Times New Roman"/>
            <w:color w:val="339966"/>
            <w:szCs w:val="24"/>
          </w:rPr>
          <w:delText xml:space="preserve"> </w:delText>
        </w:r>
        <w:r w:rsidR="001B6B6E" w:rsidRPr="00563771" w:rsidDel="00692C25">
          <w:rPr>
            <w:rFonts w:cs="Times New Roman"/>
            <w:color w:val="339966"/>
            <w:szCs w:val="24"/>
          </w:rPr>
          <w:delText>will not pertain to all study types, therefore consultation with Safety during protocol development is advised.</w:delText>
        </w:r>
        <w:r w:rsidR="002B05D3" w:rsidRPr="00563771" w:rsidDel="00692C25">
          <w:rPr>
            <w:szCs w:val="24"/>
          </w:rPr>
          <w:delText xml:space="preserve"> </w:delText>
        </w:r>
      </w:del>
    </w:p>
    <w:p w14:paraId="7C2B7C92" w14:textId="1905BFDF" w:rsidR="001D493C" w:rsidRPr="00563771" w:rsidRDefault="00692C25" w:rsidP="00692C25">
      <w:r>
        <w:t>Not applicable.</w:t>
      </w:r>
    </w:p>
    <w:p w14:paraId="7C2B7C93" w14:textId="77777777" w:rsidR="001D493C" w:rsidRPr="00563771" w:rsidRDefault="00A918C0" w:rsidP="007D6ADB">
      <w:pPr>
        <w:pStyle w:val="Heading1"/>
        <w:numPr>
          <w:ilvl w:val="0"/>
          <w:numId w:val="2"/>
        </w:numPr>
        <w:tabs>
          <w:tab w:val="left" w:pos="801"/>
        </w:tabs>
        <w:ind w:left="801" w:hanging="574"/>
        <w:rPr>
          <w:rFonts w:ascii="Times New Roman" w:hAnsi="Times New Roman" w:cs="Times New Roman"/>
          <w:sz w:val="24"/>
          <w:szCs w:val="24"/>
        </w:rPr>
      </w:pPr>
      <w:bookmarkStart w:id="279" w:name="12._Plans_for_disseminating_and_communic"/>
      <w:bookmarkStart w:id="280" w:name="_Toc185500730"/>
      <w:bookmarkEnd w:id="279"/>
      <w:r w:rsidRPr="00563771">
        <w:rPr>
          <w:rFonts w:ascii="Times New Roman" w:hAnsi="Times New Roman" w:cs="Times New Roman"/>
          <w:sz w:val="24"/>
          <w:szCs w:val="24"/>
        </w:rPr>
        <w:t>Plans</w:t>
      </w:r>
      <w:r w:rsidRPr="00563771">
        <w:rPr>
          <w:rFonts w:ascii="Times New Roman" w:hAnsi="Times New Roman" w:cs="Times New Roman"/>
          <w:spacing w:val="-11"/>
          <w:sz w:val="24"/>
          <w:szCs w:val="24"/>
        </w:rPr>
        <w:t xml:space="preserve"> </w:t>
      </w:r>
      <w:r w:rsidRPr="00563771">
        <w:rPr>
          <w:rFonts w:ascii="Times New Roman" w:hAnsi="Times New Roman" w:cs="Times New Roman"/>
          <w:sz w:val="24"/>
          <w:szCs w:val="24"/>
        </w:rPr>
        <w:t>for</w:t>
      </w:r>
      <w:r w:rsidRPr="00563771">
        <w:rPr>
          <w:rFonts w:ascii="Times New Roman" w:hAnsi="Times New Roman" w:cs="Times New Roman"/>
          <w:spacing w:val="-10"/>
          <w:sz w:val="24"/>
          <w:szCs w:val="24"/>
        </w:rPr>
        <w:t xml:space="preserve"> </w:t>
      </w:r>
      <w:r w:rsidRPr="00563771">
        <w:rPr>
          <w:rFonts w:ascii="Times New Roman" w:hAnsi="Times New Roman" w:cs="Times New Roman"/>
          <w:sz w:val="24"/>
          <w:szCs w:val="24"/>
        </w:rPr>
        <w:t>disseminating</w:t>
      </w:r>
      <w:r w:rsidRPr="00563771">
        <w:rPr>
          <w:rFonts w:ascii="Times New Roman" w:hAnsi="Times New Roman" w:cs="Times New Roman"/>
          <w:spacing w:val="-10"/>
          <w:sz w:val="24"/>
          <w:szCs w:val="24"/>
        </w:rPr>
        <w:t xml:space="preserve"> </w:t>
      </w:r>
      <w:r w:rsidRPr="00563771">
        <w:rPr>
          <w:rFonts w:ascii="Times New Roman" w:hAnsi="Times New Roman" w:cs="Times New Roman"/>
          <w:sz w:val="24"/>
          <w:szCs w:val="24"/>
        </w:rPr>
        <w:t>and</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communicating</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study</w:t>
      </w:r>
      <w:r w:rsidRPr="00563771">
        <w:rPr>
          <w:rFonts w:ascii="Times New Roman" w:hAnsi="Times New Roman" w:cs="Times New Roman"/>
          <w:spacing w:val="-6"/>
          <w:sz w:val="24"/>
          <w:szCs w:val="24"/>
        </w:rPr>
        <w:t xml:space="preserve"> </w:t>
      </w:r>
      <w:r w:rsidRPr="00563771">
        <w:rPr>
          <w:rFonts w:ascii="Times New Roman" w:hAnsi="Times New Roman" w:cs="Times New Roman"/>
          <w:spacing w:val="-2"/>
          <w:sz w:val="24"/>
          <w:szCs w:val="24"/>
        </w:rPr>
        <w:t>results</w:t>
      </w:r>
      <w:bookmarkEnd w:id="280"/>
    </w:p>
    <w:p w14:paraId="7C2B7C94" w14:textId="7B501D92" w:rsidR="001D493C" w:rsidRPr="00F27BAF" w:rsidDel="00692C25" w:rsidRDefault="00CD346F" w:rsidP="007D6ADB">
      <w:pPr>
        <w:pStyle w:val="BodyText"/>
        <w:spacing w:before="257" w:line="271" w:lineRule="auto"/>
        <w:rPr>
          <w:del w:id="281" w:author="Viering, Tammo" w:date="2024-12-18T16:45:00Z" w16du:dateUtc="2024-12-18T15:45:00Z"/>
          <w:rFonts w:cs="Times New Roman"/>
          <w:i w:val="0"/>
          <w:iCs w:val="0"/>
          <w:color w:val="339966"/>
          <w:szCs w:val="24"/>
        </w:rPr>
      </w:pPr>
      <w:del w:id="282" w:author="Viering, Tammo" w:date="2024-12-18T16:45:00Z" w16du:dateUtc="2024-12-18T15:45:00Z">
        <w:r w:rsidRPr="00F27BAF" w:rsidDel="00692C25">
          <w:rPr>
            <w:rFonts w:cs="Times New Roman"/>
            <w:i w:val="0"/>
            <w:iCs w:val="0"/>
            <w:color w:val="339966"/>
            <w:szCs w:val="24"/>
          </w:rPr>
          <w:delText>P</w:delText>
        </w:r>
        <w:r w:rsidR="00653708" w:rsidRPr="00F27BAF" w:rsidDel="00692C25">
          <w:rPr>
            <w:rFonts w:cs="Times New Roman"/>
            <w:i w:val="0"/>
            <w:iCs w:val="0"/>
            <w:color w:val="339966"/>
            <w:szCs w:val="24"/>
          </w:rPr>
          <w:delText xml:space="preserve">lans for disseminating and communicating results including adherence to </w:delText>
        </w:r>
        <w:r w:rsidR="009C1579" w:rsidRPr="00F27BAF" w:rsidDel="00692C25">
          <w:rPr>
            <w:rFonts w:cs="Times New Roman"/>
            <w:i w:val="0"/>
            <w:iCs w:val="0"/>
            <w:color w:val="339966"/>
            <w:szCs w:val="24"/>
          </w:rPr>
          <w:delText xml:space="preserve">the International Committee of Medical Journal Editors (ICJME) </w:delText>
        </w:r>
        <w:r w:rsidR="00653708" w:rsidRPr="00F27BAF" w:rsidDel="00692C25">
          <w:rPr>
            <w:rFonts w:cs="Times New Roman"/>
            <w:i w:val="0"/>
            <w:iCs w:val="0"/>
            <w:color w:val="339966"/>
            <w:szCs w:val="24"/>
          </w:rPr>
          <w:delText xml:space="preserve">authorship requirements and reporting guidelines (eg, </w:delText>
        </w:r>
        <w:r w:rsidR="00722F07" w:rsidRPr="00F27BAF" w:rsidDel="00692C25">
          <w:rPr>
            <w:rFonts w:cs="Times New Roman"/>
            <w:i w:val="0"/>
            <w:iCs w:val="0"/>
            <w:color w:val="339966"/>
            <w:szCs w:val="24"/>
          </w:rPr>
          <w:delText>STROBE [STrengthening the Reporting of OBservational studies in Epidemiology]</w:delText>
        </w:r>
        <w:r w:rsidR="00653708" w:rsidRPr="00F27BAF" w:rsidDel="00692C25">
          <w:rPr>
            <w:rFonts w:cs="Times New Roman"/>
            <w:i w:val="0"/>
            <w:iCs w:val="0"/>
            <w:color w:val="339966"/>
            <w:szCs w:val="24"/>
          </w:rPr>
          <w:delText>)</w:delText>
        </w:r>
        <w:r w:rsidR="00A918C0" w:rsidRPr="00F27BAF" w:rsidDel="00692C25">
          <w:rPr>
            <w:rFonts w:cs="Times New Roman"/>
            <w:i w:val="0"/>
            <w:iCs w:val="0"/>
            <w:color w:val="339966"/>
            <w:szCs w:val="24"/>
          </w:rPr>
          <w:delText>.</w:delText>
        </w:r>
      </w:del>
    </w:p>
    <w:p w14:paraId="1FB024A5" w14:textId="16949560" w:rsidR="00A65FCD" w:rsidRPr="00F27BAF" w:rsidDel="00692C25" w:rsidRDefault="00A65FCD" w:rsidP="007D6ADB">
      <w:pPr>
        <w:pStyle w:val="BodyText"/>
        <w:spacing w:before="257" w:line="271" w:lineRule="auto"/>
        <w:rPr>
          <w:del w:id="283" w:author="Viering, Tammo" w:date="2024-12-18T16:45:00Z" w16du:dateUtc="2024-12-18T15:45:00Z"/>
          <w:rFonts w:cs="Times New Roman"/>
          <w:i w:val="0"/>
          <w:iCs w:val="0"/>
          <w:szCs w:val="24"/>
        </w:rPr>
      </w:pPr>
      <w:del w:id="284" w:author="Viering, Tammo" w:date="2024-12-18T16:45:00Z" w16du:dateUtc="2024-12-18T15:45:00Z">
        <w:r w:rsidRPr="00F27BAF" w:rsidDel="00692C25">
          <w:rPr>
            <w:rFonts w:cs="Times New Roman"/>
            <w:i w:val="0"/>
            <w:iCs w:val="0"/>
            <w:color w:val="339966"/>
            <w:szCs w:val="24"/>
          </w:rPr>
          <w:delText xml:space="preserve">Example text: </w:delText>
        </w:r>
        <w:r w:rsidR="00563771" w:rsidRPr="00F27BAF" w:rsidDel="00692C25">
          <w:rPr>
            <w:rFonts w:cs="Times New Roman"/>
            <w:i w:val="0"/>
            <w:iCs w:val="0"/>
            <w:color w:val="339966"/>
            <w:szCs w:val="24"/>
          </w:rPr>
          <w:delText>S</w:delText>
        </w:r>
        <w:r w:rsidRPr="00F27BAF" w:rsidDel="00692C25">
          <w:rPr>
            <w:rFonts w:cs="Times New Roman"/>
            <w:i w:val="0"/>
            <w:iCs w:val="0"/>
            <w:color w:val="339966"/>
            <w:szCs w:val="24"/>
          </w:rPr>
          <w:delText xml:space="preserve">tudy results will be published via congressional abstracts and/or a peer-reviewed manuscript, with authorship determined in accordance with the rules of the </w:delText>
        </w:r>
        <w:r w:rsidR="009C1579" w:rsidRPr="00F27BAF" w:rsidDel="00692C25">
          <w:rPr>
            <w:rFonts w:cs="Times New Roman"/>
            <w:i w:val="0"/>
            <w:iCs w:val="0"/>
            <w:color w:val="339966"/>
            <w:szCs w:val="24"/>
          </w:rPr>
          <w:delText>ICJME</w:delText>
        </w:r>
        <w:r w:rsidRPr="00F27BAF" w:rsidDel="00692C25">
          <w:rPr>
            <w:rFonts w:cs="Times New Roman"/>
            <w:i w:val="0"/>
            <w:iCs w:val="0"/>
            <w:color w:val="339966"/>
            <w:szCs w:val="24"/>
          </w:rPr>
          <w:delText xml:space="preserve"> and Good Publication Practice.</w:delText>
        </w:r>
        <w:r w:rsidR="00327B7F" w:rsidRPr="00F27BAF" w:rsidDel="00692C25">
          <w:rPr>
            <w:rFonts w:cs="Times New Roman"/>
            <w:i w:val="0"/>
            <w:iCs w:val="0"/>
            <w:color w:val="339966"/>
            <w:szCs w:val="24"/>
          </w:rPr>
          <w:delText xml:space="preserve"> Relevant reporting guidelines (eg, STROBE) will be adhered to as appropriate.</w:delText>
        </w:r>
      </w:del>
    </w:p>
    <w:p w14:paraId="7C2B7C95" w14:textId="08292A09" w:rsidR="001D493C" w:rsidRPr="00F27BAF" w:rsidRDefault="00F27BAF" w:rsidP="007D6ADB">
      <w:pPr>
        <w:pStyle w:val="BodyText"/>
        <w:rPr>
          <w:rFonts w:cs="Times New Roman"/>
          <w:i w:val="0"/>
          <w:iCs w:val="0"/>
          <w:szCs w:val="24"/>
        </w:rPr>
      </w:pPr>
      <w:r w:rsidRPr="00F27BAF">
        <w:rPr>
          <w:rFonts w:cs="Times New Roman"/>
          <w:i w:val="0"/>
          <w:iCs w:val="0"/>
          <w:highlight w:val="yellow"/>
        </w:rPr>
        <w:t>…</w:t>
      </w:r>
    </w:p>
    <w:p w14:paraId="7C2B7C96" w14:textId="77777777" w:rsidR="001D493C" w:rsidRPr="00563771" w:rsidRDefault="00A918C0" w:rsidP="007D6ADB">
      <w:pPr>
        <w:pStyle w:val="Heading1"/>
        <w:numPr>
          <w:ilvl w:val="0"/>
          <w:numId w:val="2"/>
        </w:numPr>
        <w:tabs>
          <w:tab w:val="left" w:pos="801"/>
        </w:tabs>
        <w:ind w:left="801" w:hanging="574"/>
        <w:rPr>
          <w:rFonts w:ascii="Times New Roman" w:hAnsi="Times New Roman" w:cs="Times New Roman"/>
          <w:sz w:val="24"/>
          <w:szCs w:val="24"/>
        </w:rPr>
      </w:pPr>
      <w:bookmarkStart w:id="285" w:name="13._References"/>
      <w:bookmarkStart w:id="286" w:name="_Toc185500731"/>
      <w:bookmarkEnd w:id="285"/>
      <w:commentRangeStart w:id="287"/>
      <w:r w:rsidRPr="00563771">
        <w:rPr>
          <w:rFonts w:ascii="Times New Roman" w:hAnsi="Times New Roman" w:cs="Times New Roman"/>
          <w:spacing w:val="-2"/>
          <w:sz w:val="24"/>
          <w:szCs w:val="24"/>
        </w:rPr>
        <w:t>References</w:t>
      </w:r>
      <w:bookmarkEnd w:id="286"/>
      <w:commentRangeEnd w:id="287"/>
      <w:r w:rsidR="002226C2">
        <w:rPr>
          <w:rStyle w:val="CommentReference"/>
          <w:rFonts w:ascii="Times New Roman" w:eastAsia="Courier New" w:hAnsi="Times New Roman" w:cs="Courier New"/>
          <w:b w:val="0"/>
          <w:bCs w:val="0"/>
        </w:rPr>
        <w:commentReference w:id="287"/>
      </w:r>
    </w:p>
    <w:p w14:paraId="7C2B7C97" w14:textId="3278D947" w:rsidR="001D493C" w:rsidRPr="00563771" w:rsidDel="00692C25" w:rsidRDefault="00A918C0" w:rsidP="00F10919">
      <w:pPr>
        <w:pStyle w:val="BodyText"/>
        <w:spacing w:before="260" w:after="0" w:line="271" w:lineRule="auto"/>
        <w:ind w:right="260"/>
        <w:rPr>
          <w:del w:id="288" w:author="Viering, Tammo" w:date="2024-12-18T16:45:00Z" w16du:dateUtc="2024-12-18T15:45:00Z"/>
          <w:rFonts w:cs="Times New Roman"/>
          <w:szCs w:val="24"/>
        </w:rPr>
      </w:pPr>
      <w:del w:id="289" w:author="Viering, Tammo" w:date="2024-12-18T16:45:00Z" w16du:dateUtc="2024-12-18T15:45:00Z">
        <w:r w:rsidRPr="00563771" w:rsidDel="00692C25">
          <w:rPr>
            <w:rFonts w:cs="Times New Roman"/>
            <w:color w:val="339966"/>
            <w:szCs w:val="24"/>
          </w:rPr>
          <w:delText>Numbered list of literature or electronic references of documents referred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to</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in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the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protocol.</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Sufficient</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information</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should</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be</w:delText>
        </w:r>
        <w:r w:rsidRPr="00563771" w:rsidDel="00692C25">
          <w:rPr>
            <w:rFonts w:cs="Times New Roman"/>
            <w:color w:val="339966"/>
            <w:spacing w:val="-4"/>
            <w:szCs w:val="24"/>
          </w:rPr>
          <w:delText xml:space="preserve"> </w:delText>
        </w:r>
        <w:r w:rsidRPr="00563771" w:rsidDel="00692C25">
          <w:rPr>
            <w:rFonts w:cs="Times New Roman"/>
            <w:color w:val="339966"/>
            <w:szCs w:val="24"/>
          </w:rPr>
          <w:delText>provided to allow retrieval of the document.</w:delText>
        </w:r>
      </w:del>
    </w:p>
    <w:p w14:paraId="33D45E5D" w14:textId="3B8ACDE3" w:rsidR="00F10919" w:rsidRPr="00F10919" w:rsidRDefault="00695391" w:rsidP="00F10919">
      <w:pPr>
        <w:pStyle w:val="EndNoteBibliography"/>
        <w:spacing w:after="0"/>
        <w:ind w:left="720" w:hanging="720"/>
      </w:pPr>
      <w:r>
        <w:rPr>
          <w:szCs w:val="24"/>
        </w:rPr>
        <w:fldChar w:fldCharType="begin"/>
      </w:r>
      <w:r>
        <w:rPr>
          <w:szCs w:val="24"/>
        </w:rPr>
        <w:instrText xml:space="preserve"> ADDIN EN.REFLIST </w:instrText>
      </w:r>
      <w:r>
        <w:rPr>
          <w:szCs w:val="24"/>
        </w:rPr>
        <w:fldChar w:fldCharType="separate"/>
      </w:r>
      <w:r w:rsidR="00F10919" w:rsidRPr="00F10919">
        <w:t>1.</w:t>
      </w:r>
      <w:r w:rsidR="00F10919" w:rsidRPr="00F10919">
        <w:tab/>
        <w:t xml:space="preserve">World Health Organization. </w:t>
      </w:r>
      <w:r w:rsidR="00F10919" w:rsidRPr="00F10919">
        <w:rPr>
          <w:i/>
        </w:rPr>
        <w:t>Migraine and other headache disorders</w:t>
      </w:r>
      <w:r w:rsidR="00F10919" w:rsidRPr="00F10919">
        <w:t xml:space="preserve">. 2024  2024-12-17]; Available from: </w:t>
      </w:r>
      <w:hyperlink r:id="rId16" w:history="1">
        <w:r w:rsidR="00F10919" w:rsidRPr="00F10919">
          <w:rPr>
            <w:rStyle w:val="Hyperlink"/>
          </w:rPr>
          <w:t>https://www.who.int/news-room/fact-sheets/detail/headache-disorders</w:t>
        </w:r>
      </w:hyperlink>
      <w:r w:rsidR="00F10919" w:rsidRPr="00F10919">
        <w:t>.</w:t>
      </w:r>
    </w:p>
    <w:p w14:paraId="012D0037" w14:textId="77777777" w:rsidR="00F10919" w:rsidRPr="00F10919" w:rsidRDefault="00F10919" w:rsidP="00F10919">
      <w:pPr>
        <w:pStyle w:val="EndNoteBibliography"/>
        <w:spacing w:after="0"/>
        <w:ind w:left="720" w:hanging="720"/>
      </w:pPr>
      <w:r w:rsidRPr="00F10919">
        <w:t>2.</w:t>
      </w:r>
      <w:r w:rsidRPr="00F10919">
        <w:tab/>
        <w:t xml:space="preserve">Steiner, T.J., et al., </w:t>
      </w:r>
      <w:r w:rsidRPr="00F10919">
        <w:rPr>
          <w:i/>
        </w:rPr>
        <w:t>Aids to management of headache disorders in primary care (2nd edition) : on behalf of the European Headache Federation and Lifting The Burden: the Global Campaign against Headache.</w:t>
      </w:r>
      <w:r w:rsidRPr="00F10919">
        <w:t xml:space="preserve"> J Headache Pain, 2019. </w:t>
      </w:r>
      <w:r w:rsidRPr="00F10919">
        <w:rPr>
          <w:b/>
        </w:rPr>
        <w:t>20</w:t>
      </w:r>
      <w:r w:rsidRPr="00F10919">
        <w:t>(1): p. 57.</w:t>
      </w:r>
    </w:p>
    <w:p w14:paraId="4CB8499D" w14:textId="77777777" w:rsidR="00F10919" w:rsidRPr="00F10919" w:rsidRDefault="00F10919" w:rsidP="00F10919">
      <w:pPr>
        <w:pStyle w:val="EndNoteBibliography"/>
        <w:spacing w:after="0"/>
        <w:ind w:left="720" w:hanging="720"/>
      </w:pPr>
      <w:r w:rsidRPr="00F10919">
        <w:t>3.</w:t>
      </w:r>
      <w:r w:rsidRPr="00F10919">
        <w:tab/>
        <w:t xml:space="preserve">Chen, Z.F., et al., </w:t>
      </w:r>
      <w:r w:rsidRPr="00F10919">
        <w:rPr>
          <w:i/>
        </w:rPr>
        <w:t>Global, regional, and national burden and trends of migraine among youths and young adults aged 15-39 years from 1990 to 2021: findings from the global burden of disease study 2021.</w:t>
      </w:r>
      <w:r w:rsidRPr="00F10919">
        <w:t xml:space="preserve"> J Headache Pain, 2024. </w:t>
      </w:r>
      <w:r w:rsidRPr="00F10919">
        <w:rPr>
          <w:b/>
        </w:rPr>
        <w:t>25</w:t>
      </w:r>
      <w:r w:rsidRPr="00F10919">
        <w:t>(1): p. 131.</w:t>
      </w:r>
    </w:p>
    <w:p w14:paraId="36240B83" w14:textId="77777777" w:rsidR="00F10919" w:rsidRPr="00F10919" w:rsidRDefault="00F10919" w:rsidP="00F10919">
      <w:pPr>
        <w:pStyle w:val="EndNoteBibliography"/>
        <w:spacing w:after="0"/>
        <w:ind w:left="720" w:hanging="720"/>
      </w:pPr>
      <w:r w:rsidRPr="00F10919">
        <w:t>4.</w:t>
      </w:r>
      <w:r w:rsidRPr="00F10919">
        <w:tab/>
        <w:t xml:space="preserve">Ryvlin, P., et al., </w:t>
      </w:r>
      <w:r w:rsidRPr="00F10919">
        <w:rPr>
          <w:i/>
        </w:rPr>
        <w:t>Current clinical practice in disabling and chronic migraine in the primary care setting: results from the European My-LIFE anamnesis survey.</w:t>
      </w:r>
      <w:r w:rsidRPr="00F10919">
        <w:t xml:space="preserve"> BMC Neurol, 2021. </w:t>
      </w:r>
      <w:r w:rsidRPr="00F10919">
        <w:rPr>
          <w:b/>
        </w:rPr>
        <w:t>21</w:t>
      </w:r>
      <w:r w:rsidRPr="00F10919">
        <w:t>(1): p. 1.</w:t>
      </w:r>
    </w:p>
    <w:p w14:paraId="7F60B705" w14:textId="77777777" w:rsidR="00F10919" w:rsidRPr="00F10919" w:rsidRDefault="00F10919" w:rsidP="00F10919">
      <w:pPr>
        <w:pStyle w:val="EndNoteBibliography"/>
        <w:spacing w:after="0"/>
        <w:ind w:left="720" w:hanging="720"/>
      </w:pPr>
      <w:r w:rsidRPr="00F10919">
        <w:t>5.</w:t>
      </w:r>
      <w:r w:rsidRPr="00F10919">
        <w:tab/>
        <w:t xml:space="preserve">Morgan, M., L. Jenkins, and L. Ridsdale, </w:t>
      </w:r>
      <w:r w:rsidRPr="00F10919">
        <w:rPr>
          <w:i/>
        </w:rPr>
        <w:t>Patient pressure for referral for headache: a qualitative study of GPs' referral behaviour.</w:t>
      </w:r>
      <w:r w:rsidRPr="00F10919">
        <w:t xml:space="preserve"> Br J Gen Pract, 2007. </w:t>
      </w:r>
      <w:r w:rsidRPr="00F10919">
        <w:rPr>
          <w:b/>
        </w:rPr>
        <w:t>57</w:t>
      </w:r>
      <w:r w:rsidRPr="00F10919">
        <w:t>(534): p. 29-35.</w:t>
      </w:r>
    </w:p>
    <w:p w14:paraId="6AF63363" w14:textId="77777777" w:rsidR="00F10919" w:rsidRPr="00F10919" w:rsidRDefault="00F10919" w:rsidP="00F10919">
      <w:pPr>
        <w:pStyle w:val="EndNoteBibliography"/>
        <w:spacing w:after="0"/>
        <w:ind w:left="720" w:hanging="720"/>
      </w:pPr>
      <w:r w:rsidRPr="00F10919">
        <w:t>6.</w:t>
      </w:r>
      <w:r w:rsidRPr="00F10919">
        <w:tab/>
        <w:t xml:space="preserve">Koch, M., et al., </w:t>
      </w:r>
      <w:r w:rsidRPr="00F10919">
        <w:rPr>
          <w:i/>
        </w:rPr>
        <w:t>Migraine patients in Germany - need for medical recognition and new preventive treatments: results from the PANORAMA survey.</w:t>
      </w:r>
      <w:r w:rsidRPr="00F10919">
        <w:t xml:space="preserve"> J Headache Pain, 2021. </w:t>
      </w:r>
      <w:r w:rsidRPr="00F10919">
        <w:rPr>
          <w:b/>
        </w:rPr>
        <w:t>22</w:t>
      </w:r>
      <w:r w:rsidRPr="00F10919">
        <w:t>(1): p. 106.</w:t>
      </w:r>
    </w:p>
    <w:p w14:paraId="5461E46C" w14:textId="707EED2D" w:rsidR="00F10919" w:rsidRPr="00F10919" w:rsidRDefault="00F10919" w:rsidP="00F10919">
      <w:pPr>
        <w:pStyle w:val="EndNoteBibliography"/>
        <w:spacing w:after="0"/>
        <w:ind w:left="720" w:hanging="720"/>
      </w:pPr>
      <w:r w:rsidRPr="00F10919">
        <w:t>7.</w:t>
      </w:r>
      <w:r w:rsidRPr="00F10919">
        <w:tab/>
        <w:t xml:space="preserve">Cegedim Health Data. </w:t>
      </w:r>
      <w:r w:rsidRPr="00F10919">
        <w:rPr>
          <w:i/>
        </w:rPr>
        <w:t>THIN® : The Health Improvement Network</w:t>
      </w:r>
      <w:r w:rsidRPr="00F10919">
        <w:t xml:space="preserve">. 2024  2024-12-18]; Available from: </w:t>
      </w:r>
      <w:hyperlink r:id="rId17" w:history="1">
        <w:r w:rsidRPr="00F10919">
          <w:rPr>
            <w:rStyle w:val="Hyperlink"/>
          </w:rPr>
          <w:t>https://www.cegedim-health-data.com/cegedim-health-data/thin-the-health-improvement-network/</w:t>
        </w:r>
      </w:hyperlink>
      <w:r w:rsidRPr="00F10919">
        <w:t>.</w:t>
      </w:r>
    </w:p>
    <w:p w14:paraId="3308C973" w14:textId="77777777" w:rsidR="00F10919" w:rsidRPr="00F10919" w:rsidRDefault="00F10919" w:rsidP="00F10919">
      <w:pPr>
        <w:pStyle w:val="EndNoteBibliography"/>
        <w:spacing w:after="0"/>
        <w:ind w:left="720" w:hanging="720"/>
      </w:pPr>
      <w:r w:rsidRPr="00F10919">
        <w:t>8.</w:t>
      </w:r>
      <w:r w:rsidRPr="00F10919">
        <w:tab/>
        <w:t xml:space="preserve">Lewis, J.D., et al., </w:t>
      </w:r>
      <w:r w:rsidRPr="00F10919">
        <w:rPr>
          <w:i/>
        </w:rPr>
        <w:t>Validation studies of the health improvement network (THIN) database for pharmacoepidemiology research.</w:t>
      </w:r>
      <w:r w:rsidRPr="00F10919">
        <w:t xml:space="preserve"> Pharmacoepidemiol Drug Saf, 2007. </w:t>
      </w:r>
      <w:r w:rsidRPr="00F10919">
        <w:rPr>
          <w:b/>
        </w:rPr>
        <w:t>16</w:t>
      </w:r>
      <w:r w:rsidRPr="00F10919">
        <w:t>(4): p. 393-401.</w:t>
      </w:r>
    </w:p>
    <w:p w14:paraId="5E070412" w14:textId="77777777" w:rsidR="00F10919" w:rsidRPr="00F10919" w:rsidRDefault="00F10919" w:rsidP="00F10919">
      <w:pPr>
        <w:pStyle w:val="EndNoteBibliography"/>
        <w:spacing w:after="0"/>
        <w:ind w:left="720" w:hanging="720"/>
      </w:pPr>
      <w:r w:rsidRPr="00F10919">
        <w:t>9.</w:t>
      </w:r>
      <w:r w:rsidRPr="00F10919">
        <w:tab/>
        <w:t xml:space="preserve">Valente, A., et al., </w:t>
      </w:r>
      <w:r w:rsidRPr="00F10919">
        <w:rPr>
          <w:i/>
        </w:rPr>
        <w:t>RWD76 Assessing the External Validity of Thin Database in Spain: A Reliable Source of Real-World Data for Observational Retrospective Research.</w:t>
      </w:r>
      <w:r w:rsidRPr="00F10919">
        <w:t xml:space="preserve"> Value in Health, 2023. </w:t>
      </w:r>
      <w:r w:rsidRPr="00F10919">
        <w:rPr>
          <w:b/>
        </w:rPr>
        <w:t>26</w:t>
      </w:r>
      <w:r w:rsidRPr="00F10919">
        <w:t>(12).</w:t>
      </w:r>
    </w:p>
    <w:p w14:paraId="6453CA0E" w14:textId="6D75DF5E" w:rsidR="001D493C" w:rsidRDefault="00695391" w:rsidP="00695391">
      <w:pPr>
        <w:spacing w:line="271" w:lineRule="auto"/>
        <w:rPr>
          <w:rFonts w:cs="Times New Roman"/>
          <w:szCs w:val="24"/>
        </w:rPr>
      </w:pPr>
      <w:r>
        <w:rPr>
          <w:rFonts w:cs="Times New Roman"/>
          <w:szCs w:val="24"/>
        </w:rPr>
        <w:lastRenderedPageBreak/>
        <w:fldChar w:fldCharType="end"/>
      </w:r>
    </w:p>
    <w:p w14:paraId="7C2B7C98" w14:textId="77777777" w:rsidR="00695391" w:rsidRPr="00563771" w:rsidRDefault="00695391" w:rsidP="007D6ADB">
      <w:pPr>
        <w:spacing w:line="271" w:lineRule="auto"/>
        <w:rPr>
          <w:rFonts w:cs="Times New Roman"/>
          <w:szCs w:val="24"/>
        </w:rPr>
        <w:sectPr w:rsidR="00695391" w:rsidRPr="00563771">
          <w:pgSz w:w="11910" w:h="16840"/>
          <w:pgMar w:top="1360" w:right="1020" w:bottom="1520" w:left="1020" w:header="0" w:footer="1336" w:gutter="0"/>
          <w:cols w:space="720"/>
        </w:sectPr>
      </w:pPr>
    </w:p>
    <w:p w14:paraId="7C2B7C99" w14:textId="77777777" w:rsidR="001D493C" w:rsidRPr="00563771" w:rsidRDefault="00A918C0" w:rsidP="007D6ADB">
      <w:pPr>
        <w:pStyle w:val="Heading1"/>
        <w:spacing w:before="75"/>
        <w:ind w:left="321" w:firstLine="0"/>
        <w:rPr>
          <w:rFonts w:ascii="Times New Roman" w:hAnsi="Times New Roman" w:cs="Times New Roman"/>
          <w:sz w:val="24"/>
          <w:szCs w:val="24"/>
        </w:rPr>
      </w:pPr>
      <w:bookmarkStart w:id="290" w:name="Annex_1._List_of_stand-alone_documents"/>
      <w:bookmarkStart w:id="291" w:name="_Annex_1._List"/>
      <w:bookmarkStart w:id="292" w:name="_Toc185500732"/>
      <w:bookmarkEnd w:id="290"/>
      <w:r w:rsidRPr="00563771">
        <w:rPr>
          <w:rFonts w:ascii="Times New Roman" w:hAnsi="Times New Roman" w:cs="Times New Roman"/>
          <w:sz w:val="24"/>
          <w:szCs w:val="24"/>
        </w:rPr>
        <w:lastRenderedPageBreak/>
        <w:t>Annex</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1.</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List</w:t>
      </w:r>
      <w:r w:rsidRPr="00563771">
        <w:rPr>
          <w:rFonts w:ascii="Times New Roman" w:hAnsi="Times New Roman" w:cs="Times New Roman"/>
          <w:spacing w:val="-9"/>
          <w:sz w:val="24"/>
          <w:szCs w:val="24"/>
        </w:rPr>
        <w:t xml:space="preserve"> </w:t>
      </w:r>
      <w:r w:rsidRPr="00563771">
        <w:rPr>
          <w:rFonts w:ascii="Times New Roman" w:hAnsi="Times New Roman" w:cs="Times New Roman"/>
          <w:sz w:val="24"/>
          <w:szCs w:val="24"/>
        </w:rPr>
        <w:t>of</w:t>
      </w:r>
      <w:r w:rsidRPr="00563771">
        <w:rPr>
          <w:rFonts w:ascii="Times New Roman" w:hAnsi="Times New Roman" w:cs="Times New Roman"/>
          <w:spacing w:val="-3"/>
          <w:sz w:val="24"/>
          <w:szCs w:val="24"/>
        </w:rPr>
        <w:t xml:space="preserve"> </w:t>
      </w:r>
      <w:r w:rsidRPr="00563771">
        <w:rPr>
          <w:rFonts w:ascii="Times New Roman" w:hAnsi="Times New Roman" w:cs="Times New Roman"/>
          <w:sz w:val="24"/>
          <w:szCs w:val="24"/>
        </w:rPr>
        <w:t>stand-alone</w:t>
      </w:r>
      <w:r w:rsidRPr="00563771">
        <w:rPr>
          <w:rFonts w:ascii="Times New Roman" w:hAnsi="Times New Roman" w:cs="Times New Roman"/>
          <w:spacing w:val="-6"/>
          <w:sz w:val="24"/>
          <w:szCs w:val="24"/>
        </w:rPr>
        <w:t xml:space="preserve"> </w:t>
      </w:r>
      <w:r w:rsidRPr="00563771">
        <w:rPr>
          <w:rFonts w:ascii="Times New Roman" w:hAnsi="Times New Roman" w:cs="Times New Roman"/>
          <w:spacing w:val="-2"/>
          <w:sz w:val="24"/>
          <w:szCs w:val="24"/>
        </w:rPr>
        <w:t>documents</w:t>
      </w:r>
      <w:bookmarkEnd w:id="291"/>
      <w:bookmarkEnd w:id="292"/>
    </w:p>
    <w:p w14:paraId="7C2B7C9A" w14:textId="5A0D50E9" w:rsidR="001D493C" w:rsidRPr="00563771" w:rsidRDefault="00A918C0" w:rsidP="007D6ADB">
      <w:pPr>
        <w:pStyle w:val="BodyText"/>
        <w:spacing w:before="259" w:line="271" w:lineRule="auto"/>
        <w:rPr>
          <w:rFonts w:cs="Times New Roman"/>
          <w:szCs w:val="24"/>
        </w:rPr>
      </w:pPr>
      <w:r w:rsidRPr="00563771">
        <w:rPr>
          <w:rFonts w:cs="Times New Roman"/>
          <w:color w:val="339966"/>
          <w:szCs w:val="24"/>
        </w:rPr>
        <w:t>Documents</w:t>
      </w:r>
      <w:r w:rsidRPr="00563771">
        <w:rPr>
          <w:rFonts w:cs="Times New Roman"/>
          <w:color w:val="339966"/>
          <w:spacing w:val="-3"/>
          <w:szCs w:val="24"/>
        </w:rPr>
        <w:t xml:space="preserve"> </w:t>
      </w:r>
      <w:r w:rsidRPr="00563771">
        <w:rPr>
          <w:rFonts w:cs="Times New Roman"/>
          <w:color w:val="339966"/>
          <w:szCs w:val="24"/>
        </w:rPr>
        <w:t>listed</w:t>
      </w:r>
      <w:r w:rsidRPr="00563771">
        <w:rPr>
          <w:rFonts w:cs="Times New Roman"/>
          <w:color w:val="339966"/>
          <w:spacing w:val="-3"/>
          <w:szCs w:val="24"/>
        </w:rPr>
        <w:t xml:space="preserve"> </w:t>
      </w:r>
      <w:r w:rsidRPr="00563771">
        <w:rPr>
          <w:rFonts w:cs="Times New Roman"/>
          <w:color w:val="339966"/>
          <w:szCs w:val="24"/>
        </w:rPr>
        <w:t>in</w:t>
      </w:r>
      <w:r w:rsidRPr="00563771">
        <w:rPr>
          <w:rFonts w:cs="Times New Roman"/>
          <w:color w:val="339966"/>
          <w:spacing w:val="-3"/>
          <w:szCs w:val="24"/>
        </w:rPr>
        <w:t xml:space="preserve"> </w:t>
      </w:r>
      <w:r w:rsidRPr="00563771">
        <w:rPr>
          <w:rFonts w:cs="Times New Roman"/>
          <w:color w:val="339966"/>
          <w:szCs w:val="24"/>
        </w:rPr>
        <w:t>Annex</w:t>
      </w:r>
      <w:r w:rsidRPr="00563771">
        <w:rPr>
          <w:rFonts w:cs="Times New Roman"/>
          <w:color w:val="339966"/>
          <w:spacing w:val="-3"/>
          <w:szCs w:val="24"/>
        </w:rPr>
        <w:t xml:space="preserve"> </w:t>
      </w:r>
      <w:r w:rsidRPr="00563771">
        <w:rPr>
          <w:rFonts w:cs="Times New Roman"/>
          <w:color w:val="339966"/>
          <w:szCs w:val="24"/>
        </w:rPr>
        <w:t>1</w:t>
      </w:r>
      <w:r w:rsidRPr="00563771">
        <w:rPr>
          <w:rFonts w:cs="Times New Roman"/>
          <w:color w:val="339966"/>
          <w:spacing w:val="-3"/>
          <w:szCs w:val="24"/>
        </w:rPr>
        <w:t xml:space="preserve"> </w:t>
      </w:r>
      <w:r w:rsidR="002B05D3" w:rsidRPr="00563771">
        <w:rPr>
          <w:rFonts w:cs="Times New Roman"/>
          <w:color w:val="339966"/>
          <w:spacing w:val="-3"/>
          <w:szCs w:val="24"/>
        </w:rPr>
        <w:t>(</w:t>
      </w:r>
      <w:proofErr w:type="spellStart"/>
      <w:r w:rsidR="002B05D3" w:rsidRPr="00563771">
        <w:rPr>
          <w:rFonts w:cs="Times New Roman"/>
          <w:color w:val="339966"/>
          <w:spacing w:val="-3"/>
          <w:szCs w:val="24"/>
        </w:rPr>
        <w:t>eg</w:t>
      </w:r>
      <w:proofErr w:type="spellEnd"/>
      <w:r w:rsidR="002B05D3" w:rsidRPr="00563771">
        <w:rPr>
          <w:rFonts w:cs="Times New Roman"/>
          <w:color w:val="339966"/>
          <w:spacing w:val="-3"/>
          <w:szCs w:val="24"/>
        </w:rPr>
        <w:t xml:space="preserve">, </w:t>
      </w:r>
      <w:r w:rsidR="008B35F0" w:rsidRPr="00563771">
        <w:rPr>
          <w:rFonts w:cs="Times New Roman"/>
          <w:color w:val="339966"/>
          <w:spacing w:val="-3"/>
          <w:szCs w:val="24"/>
        </w:rPr>
        <w:t>medical code</w:t>
      </w:r>
      <w:r w:rsidR="00BA56DC">
        <w:rPr>
          <w:rFonts w:cs="Times New Roman"/>
          <w:color w:val="339966"/>
          <w:spacing w:val="-3"/>
          <w:szCs w:val="24"/>
        </w:rPr>
        <w:t xml:space="preserve"> document</w:t>
      </w:r>
      <w:r w:rsidR="008B35F0" w:rsidRPr="00563771">
        <w:rPr>
          <w:rFonts w:cs="Times New Roman"/>
          <w:color w:val="339966"/>
          <w:spacing w:val="-3"/>
          <w:szCs w:val="24"/>
        </w:rPr>
        <w:t xml:space="preserve">) </w:t>
      </w:r>
      <w:r w:rsidRPr="00563771">
        <w:rPr>
          <w:rFonts w:cs="Times New Roman"/>
          <w:color w:val="339966"/>
          <w:szCs w:val="24"/>
        </w:rPr>
        <w:t>can</w:t>
      </w:r>
      <w:r w:rsidRPr="00563771">
        <w:rPr>
          <w:rFonts w:cs="Times New Roman"/>
          <w:color w:val="339966"/>
          <w:spacing w:val="-3"/>
          <w:szCs w:val="24"/>
        </w:rPr>
        <w:t xml:space="preserve"> </w:t>
      </w:r>
      <w:r w:rsidRPr="00563771">
        <w:rPr>
          <w:rFonts w:cs="Times New Roman"/>
          <w:color w:val="339966"/>
          <w:szCs w:val="24"/>
        </w:rPr>
        <w:t>be</w:t>
      </w:r>
      <w:r w:rsidRPr="00563771">
        <w:rPr>
          <w:rFonts w:cs="Times New Roman"/>
          <w:color w:val="339966"/>
          <w:spacing w:val="-3"/>
          <w:szCs w:val="24"/>
        </w:rPr>
        <w:t xml:space="preserve"> </w:t>
      </w:r>
      <w:r w:rsidRPr="00563771">
        <w:rPr>
          <w:rFonts w:cs="Times New Roman"/>
          <w:color w:val="339966"/>
          <w:szCs w:val="24"/>
        </w:rPr>
        <w:t>maintained</w:t>
      </w:r>
      <w:r w:rsidRPr="00563771">
        <w:rPr>
          <w:rFonts w:cs="Times New Roman"/>
          <w:color w:val="339966"/>
          <w:spacing w:val="-3"/>
          <w:szCs w:val="24"/>
        </w:rPr>
        <w:t xml:space="preserve"> </w:t>
      </w:r>
      <w:r w:rsidRPr="00563771">
        <w:rPr>
          <w:rFonts w:cs="Times New Roman"/>
          <w:color w:val="339966"/>
          <w:szCs w:val="24"/>
        </w:rPr>
        <w:t>separately</w:t>
      </w:r>
      <w:r w:rsidRPr="00563771">
        <w:rPr>
          <w:rFonts w:cs="Times New Roman"/>
          <w:color w:val="339966"/>
          <w:spacing w:val="-3"/>
          <w:szCs w:val="24"/>
        </w:rPr>
        <w:t xml:space="preserve"> </w:t>
      </w:r>
      <w:r w:rsidRPr="00563771">
        <w:rPr>
          <w:rFonts w:cs="Times New Roman"/>
          <w:color w:val="339966"/>
          <w:szCs w:val="24"/>
        </w:rPr>
        <w:t>from</w:t>
      </w:r>
      <w:r w:rsidRPr="00563771">
        <w:rPr>
          <w:rFonts w:cs="Times New Roman"/>
          <w:color w:val="339966"/>
          <w:spacing w:val="-3"/>
          <w:szCs w:val="24"/>
        </w:rPr>
        <w:t xml:space="preserve"> </w:t>
      </w:r>
      <w:r w:rsidRPr="00563771">
        <w:rPr>
          <w:rFonts w:cs="Times New Roman"/>
          <w:color w:val="339966"/>
          <w:szCs w:val="24"/>
        </w:rPr>
        <w:t>the</w:t>
      </w:r>
      <w:r w:rsidRPr="00563771">
        <w:rPr>
          <w:rFonts w:cs="Times New Roman"/>
          <w:color w:val="339966"/>
          <w:spacing w:val="-3"/>
          <w:szCs w:val="24"/>
        </w:rPr>
        <w:t xml:space="preserve"> </w:t>
      </w:r>
      <w:r w:rsidRPr="00563771">
        <w:rPr>
          <w:rFonts w:cs="Times New Roman"/>
          <w:color w:val="339966"/>
          <w:szCs w:val="24"/>
        </w:rPr>
        <w:t>study protocol</w:t>
      </w:r>
      <w:r w:rsidR="591AFE6D" w:rsidRPr="00563771">
        <w:rPr>
          <w:rFonts w:cs="Times New Roman"/>
          <w:color w:val="339966"/>
          <w:szCs w:val="24"/>
        </w:rPr>
        <w:t>, if needed or desired</w:t>
      </w:r>
      <w:r w:rsidRPr="00563771">
        <w:rPr>
          <w:rFonts w:cs="Times New Roman"/>
          <w:color w:val="339966"/>
          <w:szCs w:val="24"/>
        </w:rPr>
        <w:t xml:space="preserve">. </w:t>
      </w:r>
      <w:r w:rsidR="1BEC83A9" w:rsidRPr="00563771">
        <w:rPr>
          <w:rFonts w:cs="Times New Roman"/>
          <w:color w:val="339966"/>
          <w:szCs w:val="24"/>
        </w:rPr>
        <w:t xml:space="preserve">Such documents </w:t>
      </w:r>
      <w:r w:rsidRPr="00563771">
        <w:rPr>
          <w:rFonts w:cs="Times New Roman"/>
          <w:color w:val="339966"/>
          <w:szCs w:val="24"/>
        </w:rPr>
        <w:t xml:space="preserve">should be clearly identifiable and provided </w:t>
      </w:r>
      <w:r w:rsidR="507F9FC0" w:rsidRPr="00563771">
        <w:rPr>
          <w:rFonts w:cs="Times New Roman"/>
          <w:color w:val="339966"/>
          <w:szCs w:val="24"/>
        </w:rPr>
        <w:t xml:space="preserve">upon </w:t>
      </w:r>
      <w:r w:rsidRPr="00563771">
        <w:rPr>
          <w:rFonts w:cs="Times New Roman"/>
          <w:color w:val="339966"/>
          <w:szCs w:val="24"/>
        </w:rPr>
        <w:t>request</w:t>
      </w:r>
      <w:r w:rsidR="00A75DC9" w:rsidRPr="00563771">
        <w:rPr>
          <w:rFonts w:cs="Times New Roman"/>
          <w:color w:val="339966"/>
          <w:szCs w:val="24"/>
        </w:rPr>
        <w:t xml:space="preserve"> as</w:t>
      </w:r>
      <w:r w:rsidR="00DE3A54" w:rsidRPr="00563771">
        <w:rPr>
          <w:rFonts w:cs="Times New Roman"/>
          <w:color w:val="339966"/>
          <w:szCs w:val="24"/>
        </w:rPr>
        <w:t xml:space="preserve"> needed (</w:t>
      </w:r>
      <w:proofErr w:type="spellStart"/>
      <w:r w:rsidR="00DE3A54" w:rsidRPr="00563771">
        <w:rPr>
          <w:rFonts w:cs="Times New Roman"/>
          <w:color w:val="339966"/>
          <w:szCs w:val="24"/>
        </w:rPr>
        <w:t>eg</w:t>
      </w:r>
      <w:proofErr w:type="spellEnd"/>
      <w:r w:rsidR="00DE3A54" w:rsidRPr="00563771">
        <w:rPr>
          <w:rFonts w:cs="Times New Roman"/>
          <w:color w:val="339966"/>
          <w:szCs w:val="24"/>
        </w:rPr>
        <w:t xml:space="preserve">, </w:t>
      </w:r>
      <w:r w:rsidR="00A75DC9" w:rsidRPr="00563771">
        <w:rPr>
          <w:rFonts w:cs="Times New Roman"/>
          <w:color w:val="339966"/>
          <w:szCs w:val="24"/>
        </w:rPr>
        <w:t xml:space="preserve">as may be requested </w:t>
      </w:r>
      <w:r w:rsidR="00DE3A54" w:rsidRPr="00563771">
        <w:rPr>
          <w:rFonts w:cs="Times New Roman"/>
          <w:color w:val="339966"/>
          <w:szCs w:val="24"/>
        </w:rPr>
        <w:t>from a scientific journal for publication)</w:t>
      </w:r>
      <w:r w:rsidRPr="00563771">
        <w:rPr>
          <w:rFonts w:cs="Times New Roman"/>
          <w:color w:val="339966"/>
          <w:szCs w:val="24"/>
        </w:rPr>
        <w:t>. Write “None” if there is no document or list documents in a table as indicated below.</w:t>
      </w:r>
    </w:p>
    <w:p w14:paraId="7C2B7C9B" w14:textId="77777777" w:rsidR="001D493C" w:rsidRPr="00563771" w:rsidRDefault="001D493C" w:rsidP="007D6ADB">
      <w:pPr>
        <w:pStyle w:val="BodyText"/>
        <w:spacing w:before="7"/>
        <w:rPr>
          <w:rFonts w:cs="Times New Roman"/>
          <w:szCs w:val="2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7"/>
        <w:gridCol w:w="2407"/>
        <w:gridCol w:w="2407"/>
        <w:gridCol w:w="2407"/>
      </w:tblGrid>
      <w:tr w:rsidR="001D493C" w:rsidRPr="00563771" w14:paraId="7C2B7CA0" w14:textId="77777777">
        <w:trPr>
          <w:trHeight w:val="700"/>
        </w:trPr>
        <w:tc>
          <w:tcPr>
            <w:tcW w:w="2407" w:type="dxa"/>
            <w:tcBorders>
              <w:bottom w:val="single" w:sz="6" w:space="0" w:color="000000"/>
              <w:right w:val="single" w:sz="6" w:space="0" w:color="000000"/>
            </w:tcBorders>
          </w:tcPr>
          <w:p w14:paraId="7C2B7C9C" w14:textId="77777777" w:rsidR="001D493C" w:rsidRPr="00563771" w:rsidRDefault="00A918C0" w:rsidP="007D6ADB">
            <w:pPr>
              <w:pStyle w:val="TableParagraph"/>
              <w:spacing w:before="63"/>
              <w:rPr>
                <w:rFonts w:cs="Times New Roman"/>
                <w:szCs w:val="24"/>
              </w:rPr>
            </w:pPr>
            <w:r w:rsidRPr="00563771">
              <w:rPr>
                <w:rFonts w:cs="Times New Roman"/>
                <w:spacing w:val="-2"/>
                <w:szCs w:val="24"/>
              </w:rPr>
              <w:t>Number</w:t>
            </w:r>
          </w:p>
        </w:tc>
        <w:tc>
          <w:tcPr>
            <w:tcW w:w="2407" w:type="dxa"/>
            <w:tcBorders>
              <w:left w:val="single" w:sz="6" w:space="0" w:color="000000"/>
              <w:bottom w:val="single" w:sz="6" w:space="0" w:color="000000"/>
              <w:right w:val="single" w:sz="6" w:space="0" w:color="000000"/>
            </w:tcBorders>
          </w:tcPr>
          <w:p w14:paraId="7C2B7C9D" w14:textId="77777777" w:rsidR="001D493C" w:rsidRPr="00563771" w:rsidRDefault="00A918C0" w:rsidP="007D6ADB">
            <w:pPr>
              <w:pStyle w:val="TableParagraph"/>
              <w:spacing w:before="61" w:line="309" w:lineRule="auto"/>
              <w:ind w:left="105" w:right="443"/>
              <w:rPr>
                <w:rFonts w:cs="Times New Roman"/>
                <w:szCs w:val="24"/>
              </w:rPr>
            </w:pPr>
            <w:r w:rsidRPr="00563771">
              <w:rPr>
                <w:rFonts w:cs="Times New Roman"/>
                <w:szCs w:val="24"/>
              </w:rPr>
              <w:t>Document</w:t>
            </w:r>
            <w:r w:rsidRPr="00563771">
              <w:rPr>
                <w:rFonts w:cs="Times New Roman"/>
                <w:spacing w:val="-16"/>
                <w:szCs w:val="24"/>
              </w:rPr>
              <w:t xml:space="preserve"> </w:t>
            </w:r>
            <w:r w:rsidRPr="00563771">
              <w:rPr>
                <w:rFonts w:cs="Times New Roman"/>
                <w:szCs w:val="24"/>
              </w:rPr>
              <w:t xml:space="preserve">reference </w:t>
            </w:r>
            <w:r w:rsidRPr="00563771">
              <w:rPr>
                <w:rFonts w:cs="Times New Roman"/>
                <w:spacing w:val="-2"/>
                <w:szCs w:val="24"/>
              </w:rPr>
              <w:t>number</w:t>
            </w:r>
          </w:p>
        </w:tc>
        <w:tc>
          <w:tcPr>
            <w:tcW w:w="2407" w:type="dxa"/>
            <w:tcBorders>
              <w:left w:val="single" w:sz="6" w:space="0" w:color="000000"/>
              <w:bottom w:val="single" w:sz="6" w:space="0" w:color="000000"/>
              <w:right w:val="single" w:sz="6" w:space="0" w:color="000000"/>
            </w:tcBorders>
          </w:tcPr>
          <w:p w14:paraId="7C2B7C9E" w14:textId="77777777" w:rsidR="001D493C" w:rsidRPr="00563771" w:rsidRDefault="00A918C0" w:rsidP="007D6ADB">
            <w:pPr>
              <w:pStyle w:val="TableParagraph"/>
              <w:spacing w:before="63"/>
              <w:ind w:left="105"/>
              <w:rPr>
                <w:rFonts w:cs="Times New Roman"/>
                <w:szCs w:val="24"/>
              </w:rPr>
            </w:pPr>
            <w:r w:rsidRPr="00563771">
              <w:rPr>
                <w:rFonts w:cs="Times New Roman"/>
                <w:spacing w:val="-4"/>
                <w:szCs w:val="24"/>
              </w:rPr>
              <w:t>Date</w:t>
            </w:r>
          </w:p>
        </w:tc>
        <w:tc>
          <w:tcPr>
            <w:tcW w:w="2407" w:type="dxa"/>
            <w:tcBorders>
              <w:left w:val="single" w:sz="6" w:space="0" w:color="000000"/>
              <w:bottom w:val="single" w:sz="6" w:space="0" w:color="000000"/>
            </w:tcBorders>
          </w:tcPr>
          <w:p w14:paraId="7C2B7C9F" w14:textId="77777777" w:rsidR="001D493C" w:rsidRPr="00563771" w:rsidRDefault="00A918C0" w:rsidP="007D6ADB">
            <w:pPr>
              <w:pStyle w:val="TableParagraph"/>
              <w:spacing w:before="63"/>
              <w:ind w:left="105"/>
              <w:rPr>
                <w:rFonts w:cs="Times New Roman"/>
                <w:szCs w:val="24"/>
              </w:rPr>
            </w:pPr>
            <w:r w:rsidRPr="00563771">
              <w:rPr>
                <w:rFonts w:cs="Times New Roman"/>
                <w:spacing w:val="-2"/>
                <w:szCs w:val="24"/>
              </w:rPr>
              <w:t>Title</w:t>
            </w:r>
          </w:p>
        </w:tc>
      </w:tr>
      <w:tr w:rsidR="001D493C" w:rsidRPr="00563771" w14:paraId="7C2B7CA5" w14:textId="77777777">
        <w:trPr>
          <w:trHeight w:val="419"/>
        </w:trPr>
        <w:tc>
          <w:tcPr>
            <w:tcW w:w="2407" w:type="dxa"/>
            <w:tcBorders>
              <w:top w:val="single" w:sz="6" w:space="0" w:color="000000"/>
              <w:bottom w:val="single" w:sz="6" w:space="0" w:color="000000"/>
              <w:right w:val="single" w:sz="6" w:space="0" w:color="000000"/>
            </w:tcBorders>
          </w:tcPr>
          <w:p w14:paraId="7C2B7CA1" w14:textId="77777777" w:rsidR="001D493C" w:rsidRPr="00563771" w:rsidRDefault="00A918C0" w:rsidP="007D6ADB">
            <w:pPr>
              <w:pStyle w:val="TableParagraph"/>
              <w:rPr>
                <w:rFonts w:cs="Times New Roman"/>
                <w:i/>
                <w:szCs w:val="24"/>
              </w:rPr>
            </w:pPr>
            <w:r w:rsidRPr="00563771">
              <w:rPr>
                <w:rFonts w:cs="Times New Roman"/>
                <w:i/>
                <w:color w:val="339966"/>
                <w:szCs w:val="24"/>
              </w:rPr>
              <w:t>1</w:t>
            </w:r>
          </w:p>
        </w:tc>
        <w:tc>
          <w:tcPr>
            <w:tcW w:w="2407" w:type="dxa"/>
            <w:tcBorders>
              <w:top w:val="single" w:sz="6" w:space="0" w:color="000000"/>
              <w:left w:val="single" w:sz="6" w:space="0" w:color="000000"/>
              <w:bottom w:val="single" w:sz="6" w:space="0" w:color="000000"/>
              <w:right w:val="single" w:sz="6" w:space="0" w:color="000000"/>
            </w:tcBorders>
          </w:tcPr>
          <w:p w14:paraId="7C2B7CA2" w14:textId="77777777" w:rsidR="001D493C" w:rsidRPr="00563771" w:rsidRDefault="00A918C0" w:rsidP="007D6ADB">
            <w:pPr>
              <w:pStyle w:val="TableParagraph"/>
              <w:ind w:left="105"/>
              <w:rPr>
                <w:rFonts w:cs="Times New Roman"/>
                <w:i/>
                <w:szCs w:val="24"/>
              </w:rPr>
            </w:pPr>
            <w:r w:rsidRPr="00563771">
              <w:rPr>
                <w:rFonts w:cs="Times New Roman"/>
                <w:i/>
                <w:color w:val="339966"/>
                <w:spacing w:val="-2"/>
                <w:szCs w:val="24"/>
              </w:rPr>
              <w:t>Number</w:t>
            </w:r>
          </w:p>
        </w:tc>
        <w:tc>
          <w:tcPr>
            <w:tcW w:w="2407" w:type="dxa"/>
            <w:tcBorders>
              <w:top w:val="single" w:sz="6" w:space="0" w:color="000000"/>
              <w:left w:val="single" w:sz="6" w:space="0" w:color="000000"/>
              <w:bottom w:val="single" w:sz="6" w:space="0" w:color="000000"/>
              <w:right w:val="single" w:sz="6" w:space="0" w:color="000000"/>
            </w:tcBorders>
          </w:tcPr>
          <w:p w14:paraId="7C2B7CA3"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Date</w:t>
            </w:r>
          </w:p>
        </w:tc>
        <w:tc>
          <w:tcPr>
            <w:tcW w:w="2407" w:type="dxa"/>
            <w:tcBorders>
              <w:top w:val="single" w:sz="6" w:space="0" w:color="000000"/>
              <w:left w:val="single" w:sz="6" w:space="0" w:color="000000"/>
              <w:bottom w:val="single" w:sz="6" w:space="0" w:color="000000"/>
            </w:tcBorders>
          </w:tcPr>
          <w:p w14:paraId="7C2B7CA4"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Text</w:t>
            </w:r>
          </w:p>
        </w:tc>
      </w:tr>
      <w:tr w:rsidR="001D493C" w:rsidRPr="00563771" w14:paraId="7C2B7CAA" w14:textId="77777777">
        <w:trPr>
          <w:trHeight w:val="419"/>
        </w:trPr>
        <w:tc>
          <w:tcPr>
            <w:tcW w:w="2407" w:type="dxa"/>
            <w:tcBorders>
              <w:top w:val="single" w:sz="6" w:space="0" w:color="000000"/>
              <w:bottom w:val="single" w:sz="6" w:space="0" w:color="000000"/>
              <w:right w:val="single" w:sz="6" w:space="0" w:color="000000"/>
            </w:tcBorders>
          </w:tcPr>
          <w:p w14:paraId="7C2B7CA6" w14:textId="77777777" w:rsidR="001D493C" w:rsidRPr="00563771" w:rsidRDefault="00A918C0" w:rsidP="007D6ADB">
            <w:pPr>
              <w:pStyle w:val="TableParagraph"/>
              <w:rPr>
                <w:rFonts w:cs="Times New Roman"/>
                <w:i/>
                <w:szCs w:val="24"/>
              </w:rPr>
            </w:pPr>
            <w:r w:rsidRPr="00563771">
              <w:rPr>
                <w:rFonts w:cs="Times New Roman"/>
                <w:i/>
                <w:color w:val="339966"/>
                <w:szCs w:val="24"/>
              </w:rPr>
              <w:t>2</w:t>
            </w:r>
          </w:p>
        </w:tc>
        <w:tc>
          <w:tcPr>
            <w:tcW w:w="2407" w:type="dxa"/>
            <w:tcBorders>
              <w:top w:val="single" w:sz="6" w:space="0" w:color="000000"/>
              <w:left w:val="single" w:sz="6" w:space="0" w:color="000000"/>
              <w:bottom w:val="single" w:sz="6" w:space="0" w:color="000000"/>
              <w:right w:val="single" w:sz="6" w:space="0" w:color="000000"/>
            </w:tcBorders>
          </w:tcPr>
          <w:p w14:paraId="7C2B7CA7" w14:textId="77777777" w:rsidR="001D493C" w:rsidRPr="00563771" w:rsidRDefault="00A918C0" w:rsidP="007D6ADB">
            <w:pPr>
              <w:pStyle w:val="TableParagraph"/>
              <w:ind w:left="105"/>
              <w:rPr>
                <w:rFonts w:cs="Times New Roman"/>
                <w:i/>
                <w:szCs w:val="24"/>
              </w:rPr>
            </w:pPr>
            <w:r w:rsidRPr="00563771">
              <w:rPr>
                <w:rFonts w:cs="Times New Roman"/>
                <w:i/>
                <w:color w:val="339966"/>
                <w:spacing w:val="-2"/>
                <w:szCs w:val="24"/>
              </w:rPr>
              <w:t>Number</w:t>
            </w:r>
          </w:p>
        </w:tc>
        <w:tc>
          <w:tcPr>
            <w:tcW w:w="2407" w:type="dxa"/>
            <w:tcBorders>
              <w:top w:val="single" w:sz="6" w:space="0" w:color="000000"/>
              <w:left w:val="single" w:sz="6" w:space="0" w:color="000000"/>
              <w:bottom w:val="single" w:sz="6" w:space="0" w:color="000000"/>
              <w:right w:val="single" w:sz="6" w:space="0" w:color="000000"/>
            </w:tcBorders>
          </w:tcPr>
          <w:p w14:paraId="7C2B7CA8"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Date</w:t>
            </w:r>
          </w:p>
        </w:tc>
        <w:tc>
          <w:tcPr>
            <w:tcW w:w="2407" w:type="dxa"/>
            <w:tcBorders>
              <w:top w:val="single" w:sz="6" w:space="0" w:color="000000"/>
              <w:left w:val="single" w:sz="6" w:space="0" w:color="000000"/>
              <w:bottom w:val="single" w:sz="6" w:space="0" w:color="000000"/>
            </w:tcBorders>
          </w:tcPr>
          <w:p w14:paraId="7C2B7CA9"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Text</w:t>
            </w:r>
          </w:p>
        </w:tc>
      </w:tr>
      <w:tr w:rsidR="001D493C" w:rsidRPr="00563771" w14:paraId="7C2B7CAF" w14:textId="77777777">
        <w:trPr>
          <w:trHeight w:val="421"/>
        </w:trPr>
        <w:tc>
          <w:tcPr>
            <w:tcW w:w="2407" w:type="dxa"/>
            <w:tcBorders>
              <w:top w:val="single" w:sz="6" w:space="0" w:color="000000"/>
              <w:right w:val="single" w:sz="6" w:space="0" w:color="000000"/>
            </w:tcBorders>
          </w:tcPr>
          <w:p w14:paraId="7C2B7CAB" w14:textId="77777777" w:rsidR="001D493C" w:rsidRPr="00563771" w:rsidRDefault="00A918C0" w:rsidP="007D6ADB">
            <w:pPr>
              <w:pStyle w:val="TableParagraph"/>
              <w:rPr>
                <w:rFonts w:cs="Times New Roman"/>
                <w:i/>
                <w:szCs w:val="24"/>
              </w:rPr>
            </w:pPr>
            <w:r w:rsidRPr="00563771">
              <w:rPr>
                <w:rFonts w:cs="Times New Roman"/>
                <w:i/>
                <w:color w:val="339966"/>
                <w:szCs w:val="24"/>
              </w:rPr>
              <w:t>…</w:t>
            </w:r>
          </w:p>
        </w:tc>
        <w:tc>
          <w:tcPr>
            <w:tcW w:w="2407" w:type="dxa"/>
            <w:tcBorders>
              <w:top w:val="single" w:sz="6" w:space="0" w:color="000000"/>
              <w:left w:val="single" w:sz="6" w:space="0" w:color="000000"/>
              <w:right w:val="single" w:sz="6" w:space="0" w:color="000000"/>
            </w:tcBorders>
          </w:tcPr>
          <w:p w14:paraId="7C2B7CAC" w14:textId="77777777" w:rsidR="001D493C" w:rsidRPr="00563771" w:rsidRDefault="00A918C0" w:rsidP="007D6ADB">
            <w:pPr>
              <w:pStyle w:val="TableParagraph"/>
              <w:ind w:left="105"/>
              <w:rPr>
                <w:rFonts w:cs="Times New Roman"/>
                <w:i/>
                <w:szCs w:val="24"/>
              </w:rPr>
            </w:pPr>
            <w:r w:rsidRPr="00563771">
              <w:rPr>
                <w:rFonts w:cs="Times New Roman"/>
                <w:i/>
                <w:color w:val="339966"/>
                <w:spacing w:val="-2"/>
                <w:szCs w:val="24"/>
              </w:rPr>
              <w:t>Number</w:t>
            </w:r>
          </w:p>
        </w:tc>
        <w:tc>
          <w:tcPr>
            <w:tcW w:w="2407" w:type="dxa"/>
            <w:tcBorders>
              <w:top w:val="single" w:sz="6" w:space="0" w:color="000000"/>
              <w:left w:val="single" w:sz="6" w:space="0" w:color="000000"/>
              <w:right w:val="single" w:sz="6" w:space="0" w:color="000000"/>
            </w:tcBorders>
          </w:tcPr>
          <w:p w14:paraId="7C2B7CAD"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Date</w:t>
            </w:r>
          </w:p>
        </w:tc>
        <w:tc>
          <w:tcPr>
            <w:tcW w:w="2407" w:type="dxa"/>
            <w:tcBorders>
              <w:top w:val="single" w:sz="6" w:space="0" w:color="000000"/>
              <w:left w:val="single" w:sz="6" w:space="0" w:color="000000"/>
            </w:tcBorders>
          </w:tcPr>
          <w:p w14:paraId="7C2B7CAE" w14:textId="77777777" w:rsidR="001D493C" w:rsidRPr="00563771" w:rsidRDefault="00A918C0" w:rsidP="007D6ADB">
            <w:pPr>
              <w:pStyle w:val="TableParagraph"/>
              <w:ind w:left="105"/>
              <w:rPr>
                <w:rFonts w:cs="Times New Roman"/>
                <w:i/>
                <w:szCs w:val="24"/>
              </w:rPr>
            </w:pPr>
            <w:r w:rsidRPr="00563771">
              <w:rPr>
                <w:rFonts w:cs="Times New Roman"/>
                <w:i/>
                <w:color w:val="339966"/>
                <w:spacing w:val="-4"/>
                <w:szCs w:val="24"/>
              </w:rPr>
              <w:t>text</w:t>
            </w:r>
          </w:p>
        </w:tc>
      </w:tr>
    </w:tbl>
    <w:p w14:paraId="7C2B7CB0" w14:textId="77777777" w:rsidR="001D493C" w:rsidRPr="00563771" w:rsidRDefault="001D493C" w:rsidP="007D6ADB">
      <w:pPr>
        <w:pStyle w:val="BodyText"/>
        <w:spacing w:before="8"/>
        <w:rPr>
          <w:rFonts w:cs="Times New Roman"/>
          <w:szCs w:val="24"/>
        </w:rPr>
      </w:pPr>
    </w:p>
    <w:p w14:paraId="7C2B7CB1" w14:textId="77777777" w:rsidR="001D493C" w:rsidRPr="00563771" w:rsidRDefault="00A918C0" w:rsidP="007D6ADB">
      <w:pPr>
        <w:pStyle w:val="Heading1"/>
        <w:spacing w:before="1"/>
        <w:ind w:left="227" w:firstLine="0"/>
        <w:rPr>
          <w:rFonts w:ascii="Times New Roman" w:hAnsi="Times New Roman" w:cs="Times New Roman"/>
          <w:sz w:val="24"/>
          <w:szCs w:val="24"/>
        </w:rPr>
      </w:pPr>
      <w:bookmarkStart w:id="293" w:name="Annex_2._ENCePP_checklist_for_study_prot"/>
      <w:bookmarkStart w:id="294" w:name="_Toc185500733"/>
      <w:bookmarkEnd w:id="293"/>
      <w:r w:rsidRPr="00563771">
        <w:rPr>
          <w:rFonts w:ascii="Times New Roman" w:hAnsi="Times New Roman" w:cs="Times New Roman"/>
          <w:sz w:val="24"/>
          <w:szCs w:val="24"/>
        </w:rPr>
        <w:t>Annex</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2.</w:t>
      </w:r>
      <w:r w:rsidRPr="00563771">
        <w:rPr>
          <w:rFonts w:ascii="Times New Roman" w:hAnsi="Times New Roman" w:cs="Times New Roman"/>
          <w:spacing w:val="-6"/>
          <w:sz w:val="24"/>
          <w:szCs w:val="24"/>
        </w:rPr>
        <w:t xml:space="preserve"> </w:t>
      </w:r>
      <w:proofErr w:type="spellStart"/>
      <w:r w:rsidRPr="00563771">
        <w:rPr>
          <w:rFonts w:ascii="Times New Roman" w:hAnsi="Times New Roman" w:cs="Times New Roman"/>
          <w:sz w:val="24"/>
          <w:szCs w:val="24"/>
        </w:rPr>
        <w:t>ENCePP</w:t>
      </w:r>
      <w:proofErr w:type="spellEnd"/>
      <w:r w:rsidRPr="00563771">
        <w:rPr>
          <w:rFonts w:ascii="Times New Roman" w:hAnsi="Times New Roman" w:cs="Times New Roman"/>
          <w:spacing w:val="-4"/>
          <w:sz w:val="24"/>
          <w:szCs w:val="24"/>
        </w:rPr>
        <w:t xml:space="preserve"> </w:t>
      </w:r>
      <w:r w:rsidRPr="00563771">
        <w:rPr>
          <w:rFonts w:ascii="Times New Roman" w:hAnsi="Times New Roman" w:cs="Times New Roman"/>
          <w:sz w:val="24"/>
          <w:szCs w:val="24"/>
        </w:rPr>
        <w:t>checklist</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for</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study</w:t>
      </w:r>
      <w:r w:rsidRPr="00563771">
        <w:rPr>
          <w:rFonts w:ascii="Times New Roman" w:hAnsi="Times New Roman" w:cs="Times New Roman"/>
          <w:spacing w:val="-5"/>
          <w:sz w:val="24"/>
          <w:szCs w:val="24"/>
        </w:rPr>
        <w:t xml:space="preserve"> </w:t>
      </w:r>
      <w:r w:rsidRPr="00563771">
        <w:rPr>
          <w:rFonts w:ascii="Times New Roman" w:hAnsi="Times New Roman" w:cs="Times New Roman"/>
          <w:spacing w:val="-2"/>
          <w:sz w:val="24"/>
          <w:szCs w:val="24"/>
        </w:rPr>
        <w:t>protocols</w:t>
      </w:r>
      <w:bookmarkEnd w:id="294"/>
    </w:p>
    <w:p w14:paraId="04827835" w14:textId="4BBA2BDD" w:rsidR="49E24A5A" w:rsidRPr="00563771" w:rsidRDefault="001E32EC" w:rsidP="308A4228">
      <w:pPr>
        <w:pStyle w:val="BodyText"/>
        <w:spacing w:before="256" w:line="271" w:lineRule="auto"/>
        <w:rPr>
          <w:rFonts w:cs="Times New Roman"/>
          <w:color w:val="0000FF"/>
          <w:szCs w:val="24"/>
        </w:rPr>
      </w:pPr>
      <w:r>
        <w:rPr>
          <w:rFonts w:cs="Times New Roman"/>
          <w:color w:val="339966"/>
          <w:szCs w:val="24"/>
        </w:rPr>
        <w:t>C</w:t>
      </w:r>
      <w:r w:rsidR="00A918C0" w:rsidRPr="00563771">
        <w:rPr>
          <w:rFonts w:cs="Times New Roman"/>
          <w:color w:val="339966"/>
          <w:szCs w:val="24"/>
        </w:rPr>
        <w:t xml:space="preserve">opy of </w:t>
      </w:r>
      <w:proofErr w:type="spellStart"/>
      <w:r w:rsidR="00A918C0" w:rsidRPr="00563771">
        <w:rPr>
          <w:rFonts w:cs="Times New Roman"/>
          <w:color w:val="339966"/>
          <w:szCs w:val="24"/>
        </w:rPr>
        <w:t>ENCePP</w:t>
      </w:r>
      <w:proofErr w:type="spellEnd"/>
      <w:r w:rsidR="00A918C0" w:rsidRPr="00563771">
        <w:rPr>
          <w:rFonts w:cs="Times New Roman"/>
          <w:color w:val="339966"/>
          <w:szCs w:val="24"/>
        </w:rPr>
        <w:t xml:space="preserve"> Checklist for Study protocols</w:t>
      </w:r>
      <w:r w:rsidR="00653708" w:rsidRPr="00563771">
        <w:rPr>
          <w:rFonts w:cs="Times New Roman"/>
          <w:color w:val="339966"/>
          <w:szCs w:val="24"/>
        </w:rPr>
        <w:t>:</w:t>
      </w:r>
      <w:r w:rsidR="00663681" w:rsidRPr="00563771">
        <w:rPr>
          <w:rFonts w:cs="Times New Roman"/>
          <w:color w:val="339966"/>
          <w:szCs w:val="24"/>
        </w:rPr>
        <w:t xml:space="preserve"> </w:t>
      </w:r>
      <w:r w:rsidR="49E24A5A" w:rsidRPr="00563771">
        <w:rPr>
          <w:rFonts w:cs="Times New Roman"/>
          <w:color w:val="0000FF"/>
          <w:szCs w:val="24"/>
        </w:rPr>
        <w:t>https://www.encepp.eu/standards_and_guidances/</w:t>
      </w:r>
    </w:p>
    <w:p w14:paraId="7C2B7CB2" w14:textId="512CE597" w:rsidR="001D493C" w:rsidRPr="00563771" w:rsidRDefault="00653708" w:rsidP="007D6ADB">
      <w:pPr>
        <w:pStyle w:val="BodyText"/>
        <w:spacing w:before="256" w:line="271" w:lineRule="auto"/>
        <w:rPr>
          <w:rFonts w:cs="Times New Roman"/>
          <w:szCs w:val="24"/>
        </w:rPr>
      </w:pPr>
      <w:r w:rsidRPr="00563771">
        <w:rPr>
          <w:rFonts w:cs="Times New Roman"/>
          <w:color w:val="339966"/>
          <w:szCs w:val="24"/>
        </w:rPr>
        <w:t xml:space="preserve">This should be </w:t>
      </w:r>
      <w:r w:rsidR="00A918C0" w:rsidRPr="00563771">
        <w:rPr>
          <w:rFonts w:cs="Times New Roman"/>
          <w:color w:val="339966"/>
          <w:szCs w:val="24"/>
        </w:rPr>
        <w:t>completed</w:t>
      </w:r>
      <w:r w:rsidR="00A918C0" w:rsidRPr="00563771">
        <w:rPr>
          <w:rFonts w:cs="Times New Roman"/>
          <w:color w:val="339966"/>
          <w:spacing w:val="-16"/>
          <w:szCs w:val="24"/>
        </w:rPr>
        <w:t xml:space="preserve"> </w:t>
      </w:r>
      <w:r w:rsidR="006076E4" w:rsidRPr="00563771">
        <w:rPr>
          <w:rFonts w:cs="Times New Roman"/>
          <w:color w:val="339966"/>
          <w:spacing w:val="-16"/>
          <w:szCs w:val="24"/>
        </w:rPr>
        <w:t>before submission to NORSAP</w:t>
      </w:r>
      <w:r w:rsidR="00EE351D">
        <w:rPr>
          <w:rFonts w:cs="Times New Roman"/>
          <w:color w:val="339966"/>
          <w:spacing w:val="-16"/>
          <w:szCs w:val="24"/>
        </w:rPr>
        <w:t xml:space="preserve">. The name of </w:t>
      </w:r>
      <w:r w:rsidR="00A918C0" w:rsidRPr="00563771">
        <w:rPr>
          <w:rFonts w:cs="Times New Roman"/>
          <w:color w:val="339966"/>
          <w:szCs w:val="24"/>
        </w:rPr>
        <w:t>the</w:t>
      </w:r>
      <w:r w:rsidR="00A918C0" w:rsidRPr="00563771">
        <w:rPr>
          <w:rFonts w:cs="Times New Roman"/>
          <w:color w:val="339966"/>
          <w:spacing w:val="-3"/>
          <w:szCs w:val="24"/>
        </w:rPr>
        <w:t xml:space="preserve"> </w:t>
      </w:r>
      <w:r w:rsidR="00A918C0" w:rsidRPr="00563771">
        <w:rPr>
          <w:rFonts w:cs="Times New Roman"/>
          <w:color w:val="339966"/>
          <w:szCs w:val="24"/>
        </w:rPr>
        <w:t>main</w:t>
      </w:r>
      <w:r w:rsidR="00A918C0" w:rsidRPr="00563771">
        <w:rPr>
          <w:rFonts w:cs="Times New Roman"/>
          <w:color w:val="339966"/>
          <w:spacing w:val="-3"/>
          <w:szCs w:val="24"/>
        </w:rPr>
        <w:t xml:space="preserve"> </w:t>
      </w:r>
      <w:r w:rsidR="00A918C0" w:rsidRPr="00563771">
        <w:rPr>
          <w:rFonts w:cs="Times New Roman"/>
          <w:color w:val="339966"/>
          <w:szCs w:val="24"/>
        </w:rPr>
        <w:t>author</w:t>
      </w:r>
      <w:r w:rsidR="00A918C0" w:rsidRPr="00563771">
        <w:rPr>
          <w:rFonts w:cs="Times New Roman"/>
          <w:color w:val="339966"/>
          <w:spacing w:val="-3"/>
          <w:szCs w:val="24"/>
        </w:rPr>
        <w:t xml:space="preserve"> </w:t>
      </w:r>
      <w:r w:rsidR="00A918C0" w:rsidRPr="00563771">
        <w:rPr>
          <w:rFonts w:cs="Times New Roman"/>
          <w:color w:val="339966"/>
          <w:szCs w:val="24"/>
        </w:rPr>
        <w:t>of</w:t>
      </w:r>
      <w:r w:rsidR="00A918C0" w:rsidRPr="00563771">
        <w:rPr>
          <w:rFonts w:cs="Times New Roman"/>
          <w:color w:val="339966"/>
          <w:spacing w:val="-3"/>
          <w:szCs w:val="24"/>
        </w:rPr>
        <w:t xml:space="preserve"> </w:t>
      </w:r>
      <w:r w:rsidR="00A918C0" w:rsidRPr="00563771">
        <w:rPr>
          <w:rFonts w:cs="Times New Roman"/>
          <w:color w:val="339966"/>
          <w:szCs w:val="24"/>
        </w:rPr>
        <w:t>the</w:t>
      </w:r>
      <w:r w:rsidR="00A918C0" w:rsidRPr="00563771">
        <w:rPr>
          <w:rFonts w:cs="Times New Roman"/>
          <w:color w:val="339966"/>
          <w:spacing w:val="-3"/>
          <w:szCs w:val="24"/>
        </w:rPr>
        <w:t xml:space="preserve"> </w:t>
      </w:r>
      <w:r w:rsidR="00A918C0" w:rsidRPr="00563771">
        <w:rPr>
          <w:rFonts w:cs="Times New Roman"/>
          <w:color w:val="339966"/>
          <w:szCs w:val="24"/>
        </w:rPr>
        <w:t>study</w:t>
      </w:r>
      <w:r w:rsidR="00A918C0" w:rsidRPr="00563771">
        <w:rPr>
          <w:rFonts w:cs="Times New Roman"/>
          <w:color w:val="339966"/>
          <w:spacing w:val="-3"/>
          <w:szCs w:val="24"/>
        </w:rPr>
        <w:t xml:space="preserve"> </w:t>
      </w:r>
      <w:r w:rsidR="00A918C0" w:rsidRPr="00563771">
        <w:rPr>
          <w:rFonts w:cs="Times New Roman"/>
          <w:color w:val="339966"/>
          <w:szCs w:val="24"/>
        </w:rPr>
        <w:t>protocol</w:t>
      </w:r>
      <w:r w:rsidR="00EE351D">
        <w:rPr>
          <w:rFonts w:cs="Times New Roman"/>
          <w:color w:val="339966"/>
          <w:szCs w:val="24"/>
        </w:rPr>
        <w:t xml:space="preserve"> responsible for </w:t>
      </w:r>
      <w:r w:rsidR="0096798E">
        <w:rPr>
          <w:rFonts w:cs="Times New Roman"/>
          <w:color w:val="339966"/>
          <w:szCs w:val="24"/>
        </w:rPr>
        <w:t>maintaining study</w:t>
      </w:r>
      <w:r w:rsidR="00EE351D">
        <w:rPr>
          <w:rFonts w:cs="Times New Roman"/>
          <w:color w:val="339966"/>
          <w:szCs w:val="24"/>
        </w:rPr>
        <w:t xml:space="preserve"> integrity should be included</w:t>
      </w:r>
      <w:r w:rsidR="0096798E">
        <w:rPr>
          <w:rFonts w:cs="Times New Roman"/>
          <w:color w:val="339966"/>
          <w:szCs w:val="24"/>
        </w:rPr>
        <w:t xml:space="preserve"> within the checklist document</w:t>
      </w:r>
      <w:r w:rsidR="006076E4" w:rsidRPr="00563771">
        <w:rPr>
          <w:rFonts w:cs="Times New Roman"/>
          <w:color w:val="339966"/>
          <w:szCs w:val="24"/>
        </w:rPr>
        <w:t xml:space="preserve">. </w:t>
      </w:r>
      <w:r w:rsidR="0096798E">
        <w:rPr>
          <w:rFonts w:cs="Times New Roman"/>
          <w:color w:val="339966"/>
          <w:szCs w:val="24"/>
        </w:rPr>
        <w:t>The checklist</w:t>
      </w:r>
      <w:r w:rsidR="006076E4" w:rsidRPr="00563771">
        <w:rPr>
          <w:rFonts w:cs="Times New Roman"/>
          <w:color w:val="339966"/>
          <w:szCs w:val="24"/>
        </w:rPr>
        <w:t xml:space="preserve"> </w:t>
      </w:r>
      <w:r w:rsidR="00A918C0" w:rsidRPr="00563771">
        <w:rPr>
          <w:rFonts w:cs="Times New Roman"/>
          <w:color w:val="339966"/>
          <w:szCs w:val="24"/>
        </w:rPr>
        <w:t>should</w:t>
      </w:r>
      <w:r w:rsidR="00A918C0" w:rsidRPr="00563771">
        <w:rPr>
          <w:rFonts w:cs="Times New Roman"/>
          <w:color w:val="339966"/>
          <w:spacing w:val="-3"/>
          <w:szCs w:val="24"/>
        </w:rPr>
        <w:t xml:space="preserve"> </w:t>
      </w:r>
      <w:r w:rsidR="00A918C0" w:rsidRPr="00563771">
        <w:rPr>
          <w:rFonts w:cs="Times New Roman"/>
          <w:color w:val="339966"/>
          <w:szCs w:val="24"/>
        </w:rPr>
        <w:t>be</w:t>
      </w:r>
      <w:r w:rsidR="00A918C0" w:rsidRPr="00563771">
        <w:rPr>
          <w:rFonts w:cs="Times New Roman"/>
          <w:color w:val="339966"/>
          <w:spacing w:val="-3"/>
          <w:szCs w:val="24"/>
        </w:rPr>
        <w:t xml:space="preserve"> </w:t>
      </w:r>
      <w:r w:rsidR="00A918C0" w:rsidRPr="00563771">
        <w:rPr>
          <w:rFonts w:cs="Times New Roman"/>
          <w:color w:val="339966"/>
          <w:szCs w:val="24"/>
        </w:rPr>
        <w:t>included</w:t>
      </w:r>
      <w:r w:rsidR="00A918C0" w:rsidRPr="00563771">
        <w:rPr>
          <w:rFonts w:cs="Times New Roman"/>
          <w:color w:val="339966"/>
          <w:spacing w:val="-7"/>
          <w:szCs w:val="24"/>
        </w:rPr>
        <w:t xml:space="preserve"> </w:t>
      </w:r>
      <w:r w:rsidR="00A918C0" w:rsidRPr="00563771">
        <w:rPr>
          <w:rFonts w:cs="Times New Roman"/>
          <w:color w:val="339966"/>
          <w:szCs w:val="24"/>
        </w:rPr>
        <w:t>in Annex 2.</w:t>
      </w:r>
    </w:p>
    <w:p w14:paraId="7C2B7CB5" w14:textId="1665EE96" w:rsidR="001D493C" w:rsidRPr="00563771" w:rsidRDefault="00A918C0" w:rsidP="00653708">
      <w:pPr>
        <w:pStyle w:val="BodyText"/>
        <w:spacing w:before="134" w:line="271" w:lineRule="auto"/>
        <w:ind w:left="228" w:right="260"/>
        <w:rPr>
          <w:rFonts w:cs="Times New Roman"/>
          <w:szCs w:val="24"/>
        </w:rPr>
      </w:pPr>
      <w:r w:rsidRPr="00563771">
        <w:rPr>
          <w:rFonts w:cs="Times New Roman"/>
          <w:color w:val="339966"/>
          <w:szCs w:val="24"/>
        </w:rPr>
        <w:t>The</w:t>
      </w:r>
      <w:r w:rsidRPr="00563771">
        <w:rPr>
          <w:rFonts w:cs="Times New Roman"/>
          <w:color w:val="339966"/>
          <w:spacing w:val="-4"/>
          <w:szCs w:val="24"/>
        </w:rPr>
        <w:t xml:space="preserve"> </w:t>
      </w:r>
      <w:r w:rsidRPr="00563771">
        <w:rPr>
          <w:rFonts w:cs="Times New Roman"/>
          <w:color w:val="339966"/>
          <w:szCs w:val="24"/>
        </w:rPr>
        <w:t>checklist</w:t>
      </w:r>
      <w:r w:rsidRPr="00563771">
        <w:rPr>
          <w:rFonts w:cs="Times New Roman"/>
          <w:color w:val="339966"/>
          <w:spacing w:val="-4"/>
          <w:szCs w:val="24"/>
        </w:rPr>
        <w:t xml:space="preserve"> </w:t>
      </w:r>
      <w:r w:rsidRPr="00563771">
        <w:rPr>
          <w:rFonts w:cs="Times New Roman"/>
          <w:color w:val="339966"/>
          <w:szCs w:val="24"/>
        </w:rPr>
        <w:t>will</w:t>
      </w:r>
      <w:r w:rsidRPr="00563771">
        <w:rPr>
          <w:rFonts w:cs="Times New Roman"/>
          <w:color w:val="339966"/>
          <w:spacing w:val="-4"/>
          <w:szCs w:val="24"/>
        </w:rPr>
        <w:t xml:space="preserve"> </w:t>
      </w:r>
      <w:r w:rsidRPr="00563771">
        <w:rPr>
          <w:rFonts w:cs="Times New Roman"/>
          <w:color w:val="339966"/>
          <w:szCs w:val="24"/>
        </w:rPr>
        <w:t>facilitate</w:t>
      </w:r>
      <w:r w:rsidRPr="00563771">
        <w:rPr>
          <w:rFonts w:cs="Times New Roman"/>
          <w:color w:val="339966"/>
          <w:spacing w:val="-4"/>
          <w:szCs w:val="24"/>
        </w:rPr>
        <w:t xml:space="preserve"> </w:t>
      </w:r>
      <w:r w:rsidRPr="00563771">
        <w:rPr>
          <w:rFonts w:cs="Times New Roman"/>
          <w:color w:val="339966"/>
          <w:szCs w:val="24"/>
        </w:rPr>
        <w:t>the</w:t>
      </w:r>
      <w:r w:rsidRPr="00563771">
        <w:rPr>
          <w:rFonts w:cs="Times New Roman"/>
          <w:color w:val="339966"/>
          <w:spacing w:val="-4"/>
          <w:szCs w:val="24"/>
        </w:rPr>
        <w:t xml:space="preserve"> </w:t>
      </w:r>
      <w:r w:rsidRPr="00563771">
        <w:rPr>
          <w:rFonts w:cs="Times New Roman"/>
          <w:color w:val="339966"/>
          <w:szCs w:val="24"/>
        </w:rPr>
        <w:t>review</w:t>
      </w:r>
      <w:r w:rsidRPr="00563771">
        <w:rPr>
          <w:rFonts w:cs="Times New Roman"/>
          <w:color w:val="339966"/>
          <w:spacing w:val="-4"/>
          <w:szCs w:val="24"/>
        </w:rPr>
        <w:t xml:space="preserve"> </w:t>
      </w:r>
      <w:r w:rsidRPr="00563771">
        <w:rPr>
          <w:rFonts w:cs="Times New Roman"/>
          <w:color w:val="339966"/>
          <w:szCs w:val="24"/>
        </w:rPr>
        <w:t>of</w:t>
      </w:r>
      <w:r w:rsidRPr="00563771">
        <w:rPr>
          <w:rFonts w:cs="Times New Roman"/>
          <w:color w:val="339966"/>
          <w:spacing w:val="-6"/>
          <w:szCs w:val="24"/>
        </w:rPr>
        <w:t xml:space="preserve"> </w:t>
      </w:r>
      <w:r w:rsidRPr="00563771">
        <w:rPr>
          <w:rFonts w:cs="Times New Roman"/>
          <w:color w:val="339966"/>
          <w:szCs w:val="24"/>
        </w:rPr>
        <w:t>the</w:t>
      </w:r>
      <w:r w:rsidRPr="00563771">
        <w:rPr>
          <w:rFonts w:cs="Times New Roman"/>
          <w:color w:val="339966"/>
          <w:spacing w:val="-4"/>
          <w:szCs w:val="24"/>
        </w:rPr>
        <w:t xml:space="preserve"> </w:t>
      </w:r>
      <w:r w:rsidRPr="00563771">
        <w:rPr>
          <w:rFonts w:cs="Times New Roman"/>
          <w:color w:val="339966"/>
          <w:szCs w:val="24"/>
        </w:rPr>
        <w:t>protocol</w:t>
      </w:r>
      <w:r w:rsidRPr="00563771">
        <w:rPr>
          <w:rFonts w:cs="Times New Roman"/>
          <w:color w:val="339966"/>
          <w:spacing w:val="-4"/>
          <w:szCs w:val="24"/>
        </w:rPr>
        <w:t xml:space="preserve"> </w:t>
      </w:r>
      <w:r w:rsidRPr="00563771">
        <w:rPr>
          <w:rFonts w:cs="Times New Roman"/>
          <w:color w:val="339966"/>
          <w:szCs w:val="24"/>
        </w:rPr>
        <w:t>and</w:t>
      </w:r>
      <w:r w:rsidRPr="00563771">
        <w:rPr>
          <w:rFonts w:cs="Times New Roman"/>
          <w:color w:val="339966"/>
          <w:spacing w:val="-4"/>
          <w:szCs w:val="24"/>
        </w:rPr>
        <w:t xml:space="preserve"> </w:t>
      </w:r>
      <w:r w:rsidRPr="00563771">
        <w:rPr>
          <w:rFonts w:cs="Times New Roman"/>
          <w:color w:val="339966"/>
          <w:szCs w:val="24"/>
        </w:rPr>
        <w:t xml:space="preserve">evaluation of whether important methodological </w:t>
      </w:r>
      <w:r w:rsidRPr="00563771">
        <w:rPr>
          <w:rFonts w:cs="Times New Roman"/>
          <w:color w:val="339966"/>
          <w:spacing w:val="-2"/>
          <w:szCs w:val="24"/>
        </w:rPr>
        <w:t>aspects</w:t>
      </w:r>
      <w:r w:rsidR="00653708" w:rsidRPr="00563771">
        <w:rPr>
          <w:rFonts w:cs="Times New Roman"/>
          <w:color w:val="339966"/>
          <w:spacing w:val="-2"/>
          <w:szCs w:val="24"/>
        </w:rPr>
        <w:t xml:space="preserve"> have been considered</w:t>
      </w:r>
      <w:r w:rsidRPr="00563771">
        <w:rPr>
          <w:rFonts w:cs="Times New Roman"/>
          <w:color w:val="339966"/>
          <w:spacing w:val="-2"/>
          <w:szCs w:val="24"/>
        </w:rPr>
        <w:t>.</w:t>
      </w:r>
      <w:r w:rsidR="007F2ECD">
        <w:rPr>
          <w:rFonts w:cs="Times New Roman"/>
          <w:color w:val="339966"/>
          <w:spacing w:val="-2"/>
          <w:szCs w:val="24"/>
        </w:rPr>
        <w:t xml:space="preserve"> </w:t>
      </w:r>
    </w:p>
    <w:p w14:paraId="7C2B7CB6" w14:textId="77777777" w:rsidR="001D493C" w:rsidRPr="00563771" w:rsidRDefault="001D493C" w:rsidP="007D6ADB">
      <w:pPr>
        <w:pStyle w:val="BodyText"/>
        <w:spacing w:before="9"/>
        <w:rPr>
          <w:rFonts w:cs="Times New Roman"/>
          <w:szCs w:val="24"/>
        </w:rPr>
      </w:pPr>
    </w:p>
    <w:p w14:paraId="7C2B7CB7" w14:textId="77777777" w:rsidR="001D493C" w:rsidRPr="00563771" w:rsidRDefault="00A918C0" w:rsidP="007D6ADB">
      <w:pPr>
        <w:pStyle w:val="Heading1"/>
        <w:ind w:left="227" w:firstLine="0"/>
        <w:rPr>
          <w:rFonts w:ascii="Times New Roman" w:hAnsi="Times New Roman" w:cs="Times New Roman"/>
          <w:sz w:val="24"/>
          <w:szCs w:val="24"/>
        </w:rPr>
      </w:pPr>
      <w:bookmarkStart w:id="295" w:name="Annex_3._Additional_information"/>
      <w:bookmarkStart w:id="296" w:name="_Toc185500734"/>
      <w:bookmarkEnd w:id="295"/>
      <w:r w:rsidRPr="00563771">
        <w:rPr>
          <w:rFonts w:ascii="Times New Roman" w:hAnsi="Times New Roman" w:cs="Times New Roman"/>
          <w:sz w:val="24"/>
          <w:szCs w:val="24"/>
        </w:rPr>
        <w:t>Annex</w:t>
      </w:r>
      <w:r w:rsidRPr="00563771">
        <w:rPr>
          <w:rFonts w:ascii="Times New Roman" w:hAnsi="Times New Roman" w:cs="Times New Roman"/>
          <w:spacing w:val="-7"/>
          <w:sz w:val="24"/>
          <w:szCs w:val="24"/>
        </w:rPr>
        <w:t xml:space="preserve"> </w:t>
      </w:r>
      <w:r w:rsidRPr="00563771">
        <w:rPr>
          <w:rFonts w:ascii="Times New Roman" w:hAnsi="Times New Roman" w:cs="Times New Roman"/>
          <w:sz w:val="24"/>
          <w:szCs w:val="24"/>
        </w:rPr>
        <w:t>3.</w:t>
      </w:r>
      <w:r w:rsidRPr="00563771">
        <w:rPr>
          <w:rFonts w:ascii="Times New Roman" w:hAnsi="Times New Roman" w:cs="Times New Roman"/>
          <w:spacing w:val="-6"/>
          <w:sz w:val="24"/>
          <w:szCs w:val="24"/>
        </w:rPr>
        <w:t xml:space="preserve"> </w:t>
      </w:r>
      <w:r w:rsidRPr="00563771">
        <w:rPr>
          <w:rFonts w:ascii="Times New Roman" w:hAnsi="Times New Roman" w:cs="Times New Roman"/>
          <w:sz w:val="24"/>
          <w:szCs w:val="24"/>
        </w:rPr>
        <w:t>Additional</w:t>
      </w:r>
      <w:r w:rsidRPr="00563771">
        <w:rPr>
          <w:rFonts w:ascii="Times New Roman" w:hAnsi="Times New Roman" w:cs="Times New Roman"/>
          <w:spacing w:val="-6"/>
          <w:sz w:val="24"/>
          <w:szCs w:val="24"/>
        </w:rPr>
        <w:t xml:space="preserve"> </w:t>
      </w:r>
      <w:r w:rsidRPr="00563771">
        <w:rPr>
          <w:rFonts w:ascii="Times New Roman" w:hAnsi="Times New Roman" w:cs="Times New Roman"/>
          <w:spacing w:val="-2"/>
          <w:sz w:val="24"/>
          <w:szCs w:val="24"/>
        </w:rPr>
        <w:t>information</w:t>
      </w:r>
      <w:bookmarkEnd w:id="296"/>
    </w:p>
    <w:p w14:paraId="56137CE0" w14:textId="77777777" w:rsidR="00B958F3" w:rsidRDefault="00A918C0" w:rsidP="007D6ADB">
      <w:pPr>
        <w:pStyle w:val="BodyText"/>
        <w:spacing w:before="262"/>
        <w:rPr>
          <w:rFonts w:cs="Times New Roman"/>
          <w:color w:val="339966"/>
          <w:spacing w:val="-2"/>
          <w:szCs w:val="24"/>
        </w:rPr>
      </w:pPr>
      <w:r w:rsidRPr="00563771">
        <w:rPr>
          <w:rFonts w:cs="Times New Roman"/>
          <w:color w:val="339966"/>
          <w:szCs w:val="24"/>
        </w:rPr>
        <w:t>Additional</w:t>
      </w:r>
      <w:r w:rsidRPr="00563771">
        <w:rPr>
          <w:rFonts w:cs="Times New Roman"/>
          <w:color w:val="339966"/>
          <w:spacing w:val="-6"/>
          <w:szCs w:val="24"/>
        </w:rPr>
        <w:t xml:space="preserve"> </w:t>
      </w:r>
      <w:r w:rsidRPr="00563771">
        <w:rPr>
          <w:rFonts w:cs="Times New Roman"/>
          <w:color w:val="339966"/>
          <w:szCs w:val="24"/>
        </w:rPr>
        <w:t>annexes</w:t>
      </w:r>
      <w:r w:rsidRPr="00563771">
        <w:rPr>
          <w:rFonts w:cs="Times New Roman"/>
          <w:color w:val="339966"/>
          <w:spacing w:val="-5"/>
          <w:szCs w:val="24"/>
        </w:rPr>
        <w:t xml:space="preserve"> </w:t>
      </w:r>
      <w:r w:rsidRPr="00563771">
        <w:rPr>
          <w:rFonts w:cs="Times New Roman"/>
          <w:color w:val="339966"/>
          <w:szCs w:val="24"/>
        </w:rPr>
        <w:t>may</w:t>
      </w:r>
      <w:r w:rsidRPr="00563771">
        <w:rPr>
          <w:rFonts w:cs="Times New Roman"/>
          <w:color w:val="339966"/>
          <w:spacing w:val="-5"/>
          <w:szCs w:val="24"/>
        </w:rPr>
        <w:t xml:space="preserve"> </w:t>
      </w:r>
      <w:r w:rsidRPr="00563771">
        <w:rPr>
          <w:rFonts w:cs="Times New Roman"/>
          <w:color w:val="339966"/>
          <w:szCs w:val="24"/>
        </w:rPr>
        <w:t>be</w:t>
      </w:r>
      <w:r w:rsidRPr="00563771">
        <w:rPr>
          <w:rFonts w:cs="Times New Roman"/>
          <w:color w:val="339966"/>
          <w:spacing w:val="-6"/>
          <w:szCs w:val="24"/>
        </w:rPr>
        <w:t xml:space="preserve"> </w:t>
      </w:r>
      <w:r w:rsidRPr="00563771">
        <w:rPr>
          <w:rFonts w:cs="Times New Roman"/>
          <w:color w:val="339966"/>
          <w:szCs w:val="24"/>
        </w:rPr>
        <w:t>included</w:t>
      </w:r>
      <w:r w:rsidRPr="00563771">
        <w:rPr>
          <w:rFonts w:cs="Times New Roman"/>
          <w:color w:val="339966"/>
          <w:spacing w:val="-5"/>
          <w:szCs w:val="24"/>
        </w:rPr>
        <w:t xml:space="preserve"> </w:t>
      </w:r>
      <w:r w:rsidRPr="00563771">
        <w:rPr>
          <w:rFonts w:cs="Times New Roman"/>
          <w:color w:val="339966"/>
          <w:szCs w:val="24"/>
        </w:rPr>
        <w:t>if</w:t>
      </w:r>
      <w:r w:rsidRPr="00563771">
        <w:rPr>
          <w:rFonts w:cs="Times New Roman"/>
          <w:color w:val="339966"/>
          <w:spacing w:val="-5"/>
          <w:szCs w:val="24"/>
        </w:rPr>
        <w:t xml:space="preserve"> </w:t>
      </w:r>
      <w:r w:rsidRPr="00563771">
        <w:rPr>
          <w:rFonts w:cs="Times New Roman"/>
          <w:color w:val="339966"/>
          <w:spacing w:val="-2"/>
          <w:szCs w:val="24"/>
        </w:rPr>
        <w:t>necessary</w:t>
      </w:r>
      <w:r w:rsidR="503ADECE" w:rsidRPr="00563771">
        <w:rPr>
          <w:rFonts w:cs="Times New Roman"/>
          <w:color w:val="339966"/>
          <w:spacing w:val="-2"/>
          <w:szCs w:val="24"/>
        </w:rPr>
        <w:t xml:space="preserve"> or desired</w:t>
      </w:r>
      <w:r w:rsidRPr="00563771">
        <w:rPr>
          <w:rFonts w:cs="Times New Roman"/>
          <w:color w:val="339966"/>
          <w:spacing w:val="-2"/>
          <w:szCs w:val="24"/>
        </w:rPr>
        <w:t>.</w:t>
      </w:r>
    </w:p>
    <w:p w14:paraId="5E863E4B" w14:textId="77777777" w:rsidR="00B958F3" w:rsidRDefault="00B958F3" w:rsidP="007D6ADB">
      <w:pPr>
        <w:pStyle w:val="BodyText"/>
        <w:spacing w:before="262"/>
        <w:rPr>
          <w:rFonts w:cs="Times New Roman"/>
          <w:color w:val="339966"/>
          <w:spacing w:val="-2"/>
          <w:szCs w:val="24"/>
        </w:rPr>
      </w:pPr>
    </w:p>
    <w:p w14:paraId="7C2B7CB8" w14:textId="3B565818" w:rsidR="001D493C" w:rsidRPr="00563771" w:rsidRDefault="001D493C" w:rsidP="007D6ADB">
      <w:pPr>
        <w:pStyle w:val="BodyText"/>
        <w:spacing w:before="262"/>
        <w:rPr>
          <w:rFonts w:cs="Times New Roman"/>
          <w:szCs w:val="24"/>
        </w:rPr>
      </w:pPr>
    </w:p>
    <w:sectPr w:rsidR="001D493C" w:rsidRPr="00563771">
      <w:pgSz w:w="11910" w:h="16840"/>
      <w:pgMar w:top="1320" w:right="1020" w:bottom="1520" w:left="1020" w:header="0" w:footer="133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Irvine, Ryan [2]" w:date="2025-08-12T13:47:00Z" w:initials="RI">
    <w:p w14:paraId="4FE6B57D" w14:textId="77777777" w:rsidR="001438A2" w:rsidRDefault="001438A2" w:rsidP="001438A2">
      <w:pPr>
        <w:pStyle w:val="CommentText"/>
        <w:ind w:left="0"/>
        <w:jc w:val="left"/>
      </w:pPr>
      <w:r>
        <w:rPr>
          <w:rStyle w:val="CommentReference"/>
        </w:rPr>
        <w:annotationRef/>
      </w:r>
      <w:r>
        <w:t>Updated Aug 12 to align with changes to analysis</w:t>
      </w:r>
    </w:p>
  </w:comment>
  <w:comment w:id="60" w:author="Irvine, Ryan [2]" w:date="2025-08-12T13:47:00Z" w:initials="RI">
    <w:p w14:paraId="5A12F409" w14:textId="77777777" w:rsidR="001438A2" w:rsidRDefault="001438A2" w:rsidP="001438A2">
      <w:pPr>
        <w:pStyle w:val="CommentText"/>
        <w:ind w:left="0"/>
        <w:jc w:val="left"/>
      </w:pPr>
      <w:r>
        <w:rPr>
          <w:rStyle w:val="CommentReference"/>
        </w:rPr>
        <w:annotationRef/>
      </w:r>
      <w:r>
        <w:t>Updated Aug 12 to align with changes to analysis</w:t>
      </w:r>
    </w:p>
  </w:comment>
  <w:comment w:id="61" w:author="Irvine, Ryan [2]" w:date="2025-08-17T16:26:00Z" w:initials="RI">
    <w:p w14:paraId="42D40707" w14:textId="77777777" w:rsidR="00FB3C87" w:rsidRDefault="00FB3C87" w:rsidP="00FB3C87">
      <w:pPr>
        <w:pStyle w:val="CommentText"/>
        <w:ind w:left="0"/>
        <w:jc w:val="left"/>
      </w:pPr>
      <w:r>
        <w:rPr>
          <w:rStyle w:val="CommentReference"/>
        </w:rPr>
        <w:annotationRef/>
      </w:r>
      <w:r>
        <w:t xml:space="preserve">Mentioned later as well, but I think we can remove SNOWMED CT references outside of just saying it is the coding method in UK charting software </w:t>
      </w:r>
    </w:p>
  </w:comment>
  <w:comment w:id="62" w:author="Chu, Paula" w:date="2025-09-03T11:31:00Z" w:initials="PC">
    <w:p w14:paraId="04D3949C" w14:textId="77777777" w:rsidR="00CF37AC" w:rsidRDefault="00CF37AC" w:rsidP="00CF37AC">
      <w:pPr>
        <w:pStyle w:val="CommentText"/>
        <w:ind w:left="0"/>
        <w:jc w:val="left"/>
      </w:pPr>
      <w:r>
        <w:rPr>
          <w:rStyle w:val="CommentReference"/>
        </w:rPr>
        <w:annotationRef/>
      </w:r>
      <w:r>
        <w:t>ok</w:t>
      </w:r>
    </w:p>
  </w:comment>
  <w:comment w:id="72" w:author="Irvine, Ryan [2]" w:date="2025-08-17T14:56:00Z" w:initials="RI">
    <w:p w14:paraId="7F199E24" w14:textId="77777777" w:rsidR="00682838" w:rsidRDefault="00682838" w:rsidP="00682838">
      <w:pPr>
        <w:pStyle w:val="CommentText"/>
        <w:ind w:left="0"/>
        <w:jc w:val="left"/>
      </w:pPr>
      <w:r>
        <w:rPr>
          <w:rStyle w:val="CommentReference"/>
        </w:rPr>
        <w:annotationRef/>
      </w:r>
      <w:r>
        <w:t>Paula, please review this second to confirm it is all still relevant to revised methodology</w:t>
      </w:r>
    </w:p>
  </w:comment>
  <w:comment w:id="83" w:author="Irvine, Ryan [2]" w:date="2025-08-12T13:50:00Z" w:initials="RI">
    <w:p w14:paraId="622087D5" w14:textId="23BA5DD6" w:rsidR="001438A2" w:rsidRDefault="001438A2" w:rsidP="001438A2">
      <w:pPr>
        <w:pStyle w:val="CommentText"/>
        <w:ind w:left="0"/>
        <w:jc w:val="left"/>
      </w:pPr>
      <w:r>
        <w:rPr>
          <w:rStyle w:val="CommentReference"/>
        </w:rPr>
        <w:annotationRef/>
      </w:r>
      <w:r>
        <w:t>Updated Aug 12 to align with changes to analysis</w:t>
      </w:r>
    </w:p>
  </w:comment>
  <w:comment w:id="121" w:author="Viering, Tammo" w:date="2024-12-18T11:51:00Z" w:initials="TV">
    <w:p w14:paraId="5D1799BA" w14:textId="2E1C62EA" w:rsidR="006428BC" w:rsidRDefault="006428BC" w:rsidP="006428BC">
      <w:pPr>
        <w:pStyle w:val="CommentText"/>
        <w:ind w:left="0"/>
        <w:jc w:val="left"/>
      </w:pPr>
      <w:r>
        <w:rPr>
          <w:rStyle w:val="CommentReference"/>
        </w:rPr>
        <w:annotationRef/>
      </w:r>
      <w:r>
        <w:t>We may wish to cut at last headache-specific entry?</w:t>
      </w:r>
    </w:p>
  </w:comment>
  <w:comment w:id="118" w:author="Irvine, Ryan [2]" w:date="2025-08-12T14:20:00Z" w:initials="RI">
    <w:p w14:paraId="6AC81C6A" w14:textId="77777777" w:rsidR="00885316" w:rsidRDefault="00885316" w:rsidP="00885316">
      <w:pPr>
        <w:pStyle w:val="CommentText"/>
        <w:ind w:left="0"/>
        <w:jc w:val="left"/>
      </w:pPr>
      <w:r>
        <w:rPr>
          <w:rStyle w:val="CommentReference"/>
        </w:rPr>
        <w:annotationRef/>
      </w:r>
      <w:r>
        <w:t>Updated Aug 12 to align with changes to analysis</w:t>
      </w:r>
    </w:p>
  </w:comment>
  <w:comment w:id="119" w:author="Irvine, Ryan [2]" w:date="2025-08-17T14:45:00Z" w:initials="RI">
    <w:p w14:paraId="2F9633CE" w14:textId="77777777" w:rsidR="00F6775C" w:rsidRDefault="00F6775C" w:rsidP="00F6775C">
      <w:pPr>
        <w:pStyle w:val="CommentText"/>
        <w:ind w:left="0"/>
        <w:jc w:val="left"/>
      </w:pPr>
      <w:r>
        <w:rPr>
          <w:rStyle w:val="CommentReference"/>
        </w:rPr>
        <w:annotationRef/>
      </w:r>
      <w:r>
        <w:t>Paula, please add appropriate citation and language for the linked paper:</w:t>
      </w:r>
      <w:r>
        <w:br/>
      </w:r>
      <w:hyperlink r:id="rId1" w:history="1">
        <w:r w:rsidRPr="005C6F51">
          <w:rPr>
            <w:rStyle w:val="Hyperlink"/>
          </w:rPr>
          <w:t>173-29: Using SAS to Match Cases for Case Control Studies</w:t>
        </w:r>
      </w:hyperlink>
      <w:r>
        <w:t xml:space="preserve"> </w:t>
      </w:r>
    </w:p>
  </w:comment>
  <w:comment w:id="120" w:author="Chu, Paula" w:date="2025-09-03T16:22:00Z" w:initials="PC">
    <w:p w14:paraId="5421451F" w14:textId="77777777" w:rsidR="009D5E99" w:rsidRDefault="009D5E99" w:rsidP="009D5E99">
      <w:pPr>
        <w:pStyle w:val="CommentText"/>
        <w:ind w:left="0"/>
        <w:jc w:val="left"/>
      </w:pPr>
      <w:r>
        <w:rPr>
          <w:rStyle w:val="CommentReference"/>
        </w:rPr>
        <w:annotationRef/>
      </w:r>
      <w:r>
        <w:t>Added it as a footnote (not sure how to add to end reference section!)</w:t>
      </w:r>
    </w:p>
  </w:comment>
  <w:comment w:id="135" w:author="Irvine, Ryan [2]" w:date="2025-08-14T14:32:00Z" w:initials="RI">
    <w:p w14:paraId="4424BA5F" w14:textId="02420127" w:rsidR="00EB0BF6" w:rsidRDefault="00EB0BF6" w:rsidP="00EB0BF6">
      <w:pPr>
        <w:pStyle w:val="CommentText"/>
        <w:ind w:left="0"/>
        <w:jc w:val="left"/>
      </w:pPr>
      <w:r>
        <w:rPr>
          <w:rStyle w:val="CommentReference"/>
        </w:rPr>
        <w:annotationRef/>
      </w:r>
      <w:r>
        <w:t>Updated</w:t>
      </w:r>
    </w:p>
  </w:comment>
  <w:comment w:id="138" w:author="Viering, Tammo" w:date="2024-12-17T14:49:00Z" w:initials="TV">
    <w:p w14:paraId="73C80143" w14:textId="481ADB4F" w:rsidR="00844631" w:rsidRDefault="0030322C" w:rsidP="00844631">
      <w:pPr>
        <w:pStyle w:val="CommentText"/>
        <w:ind w:left="0"/>
        <w:jc w:val="left"/>
      </w:pPr>
      <w:r>
        <w:rPr>
          <w:rStyle w:val="CommentReference"/>
        </w:rPr>
        <w:annotationRef/>
      </w:r>
      <w:r w:rsidR="00844631">
        <w:t>I do believe we should limit ourselves to these codes and not include and O- or F-diagnosis codes.</w:t>
      </w:r>
    </w:p>
  </w:comment>
  <w:comment w:id="139" w:author="Irvine, Ryan [2]" w:date="2025-08-12T14:44:00Z" w:initials="RI">
    <w:p w14:paraId="3ECCED86" w14:textId="77777777" w:rsidR="00B8521C" w:rsidRDefault="00B8521C" w:rsidP="00B8521C">
      <w:pPr>
        <w:pStyle w:val="CommentText"/>
        <w:ind w:left="0"/>
        <w:jc w:val="left"/>
      </w:pPr>
      <w:r>
        <w:rPr>
          <w:rStyle w:val="CommentReference"/>
        </w:rPr>
        <w:annotationRef/>
      </w:r>
      <w:r>
        <w:t>Updated Aug 12 to align with changes to analysis</w:t>
      </w:r>
    </w:p>
  </w:comment>
  <w:comment w:id="140" w:author="Irvine, Ryan [2]" w:date="2025-08-17T15:00:00Z" w:initials="RI">
    <w:p w14:paraId="5BFE495C" w14:textId="77777777" w:rsidR="00682838" w:rsidRDefault="00682838" w:rsidP="00682838">
      <w:pPr>
        <w:pStyle w:val="CommentText"/>
        <w:ind w:left="0"/>
        <w:jc w:val="left"/>
      </w:pPr>
      <w:r>
        <w:rPr>
          <w:rStyle w:val="CommentReference"/>
        </w:rPr>
        <w:annotationRef/>
      </w:r>
      <w:r>
        <w:t>I think we can delete this sentence, since the diagnosis code identification is only being done based on ICD mapping and keywords, not SNOWMED code</w:t>
      </w:r>
    </w:p>
  </w:comment>
  <w:comment w:id="141" w:author="Chu, Paula" w:date="2025-09-03T15:53:00Z" w:initials="PC">
    <w:p w14:paraId="0FA54C99" w14:textId="77777777" w:rsidR="00B10BE8" w:rsidRDefault="00B10BE8" w:rsidP="00B10BE8">
      <w:pPr>
        <w:pStyle w:val="CommentText"/>
        <w:ind w:left="0"/>
        <w:jc w:val="left"/>
      </w:pPr>
      <w:r>
        <w:rPr>
          <w:rStyle w:val="CommentReference"/>
        </w:rPr>
        <w:annotationRef/>
      </w:r>
      <w:r>
        <w:t>ok</w:t>
      </w:r>
    </w:p>
  </w:comment>
  <w:comment w:id="142" w:author="Irvine, Ryan [2]" w:date="2025-08-14T14:32:00Z" w:initials="RI">
    <w:p w14:paraId="29642A97" w14:textId="029AC203" w:rsidR="00EB0BF6" w:rsidRDefault="00EB0BF6" w:rsidP="00EB0BF6">
      <w:pPr>
        <w:pStyle w:val="CommentText"/>
        <w:ind w:left="0"/>
        <w:jc w:val="left"/>
      </w:pPr>
      <w:r>
        <w:rPr>
          <w:rStyle w:val="CommentReference"/>
        </w:rPr>
        <w:annotationRef/>
      </w:r>
      <w:r>
        <w:t>Updated</w:t>
      </w:r>
    </w:p>
  </w:comment>
  <w:comment w:id="145" w:author="Irvine, Ryan" w:date="2025-02-06T12:06:00Z" w:initials="RI">
    <w:p w14:paraId="27AB5D35" w14:textId="5ACB73DE" w:rsidR="00B36E4D" w:rsidRDefault="00B36E4D" w:rsidP="00B36E4D">
      <w:pPr>
        <w:pStyle w:val="CommentText"/>
        <w:ind w:left="0"/>
        <w:jc w:val="left"/>
      </w:pPr>
      <w:r>
        <w:rPr>
          <w:rStyle w:val="CommentReference"/>
        </w:rPr>
        <w:annotationRef/>
      </w:r>
      <w:r>
        <w:t>This will not occur, as patients in UK must see GP before being referred, and the diagnoses made by specialist are not recorded by the specialist, but rather the GP</w:t>
      </w:r>
    </w:p>
  </w:comment>
  <w:comment w:id="146" w:author="Irvine, Ryan [2]" w:date="2025-08-14T14:32:00Z" w:initials="RI">
    <w:p w14:paraId="15456D15" w14:textId="77777777" w:rsidR="00463F9C" w:rsidRDefault="00463F9C" w:rsidP="00463F9C">
      <w:pPr>
        <w:pStyle w:val="CommentText"/>
        <w:ind w:left="0"/>
        <w:jc w:val="left"/>
      </w:pPr>
      <w:r>
        <w:rPr>
          <w:rStyle w:val="CommentReference"/>
        </w:rPr>
        <w:annotationRef/>
      </w:r>
      <w:r>
        <w:t>Updated</w:t>
      </w:r>
    </w:p>
  </w:comment>
  <w:comment w:id="150" w:author="Irvine, Ryan [2]" w:date="2025-08-14T15:22:00Z" w:initials="RI">
    <w:p w14:paraId="39891E9A" w14:textId="77777777" w:rsidR="0076480F" w:rsidRDefault="0076480F" w:rsidP="0076480F">
      <w:pPr>
        <w:pStyle w:val="CommentText"/>
        <w:ind w:left="0"/>
        <w:jc w:val="left"/>
      </w:pPr>
      <w:r>
        <w:rPr>
          <w:rStyle w:val="CommentReference"/>
        </w:rPr>
        <w:annotationRef/>
      </w:r>
      <w:r>
        <w:t xml:space="preserve">I don’t think we need the column for SNOWMED, we are identifying codes only by their ICD-10 mapping and keywords </w:t>
      </w:r>
    </w:p>
  </w:comment>
  <w:comment w:id="151" w:author="Chu, Paula" w:date="2025-09-03T15:54:00Z" w:initials="PC">
    <w:p w14:paraId="00D40389" w14:textId="77777777" w:rsidR="00B10BE8" w:rsidRDefault="00B10BE8" w:rsidP="00B10BE8">
      <w:pPr>
        <w:pStyle w:val="CommentText"/>
        <w:ind w:left="0"/>
        <w:jc w:val="left"/>
      </w:pPr>
      <w:r>
        <w:rPr>
          <w:rStyle w:val="CommentReference"/>
        </w:rPr>
        <w:annotationRef/>
      </w:r>
      <w:r>
        <w:t>Ok to delete</w:t>
      </w:r>
    </w:p>
  </w:comment>
  <w:comment w:id="162" w:author="Irvine, Ryan [2]" w:date="2025-08-17T15:11:00Z" w:initials="RI">
    <w:p w14:paraId="3FC305BA" w14:textId="5C89A44F" w:rsidR="000C44B1" w:rsidRDefault="000C44B1" w:rsidP="000C44B1">
      <w:pPr>
        <w:pStyle w:val="CommentText"/>
        <w:ind w:left="0"/>
        <w:jc w:val="left"/>
      </w:pPr>
      <w:r>
        <w:rPr>
          <w:rStyle w:val="CommentReference"/>
        </w:rPr>
        <w:annotationRef/>
      </w:r>
      <w:r>
        <w:t xml:space="preserve">Updated to include or remove variables based on updated analysis. Update also includes indicator for what fields will be reported for each cohort </w:t>
      </w:r>
    </w:p>
  </w:comment>
  <w:comment w:id="163" w:author="Irvine, Ryan" w:date="2025-02-06T12:00:00Z" w:initials="RI">
    <w:p w14:paraId="5610B46E" w14:textId="5EF0090C" w:rsidR="003277F3" w:rsidRDefault="003277F3" w:rsidP="00B36E4D">
      <w:pPr>
        <w:pStyle w:val="CommentText"/>
        <w:ind w:left="0"/>
        <w:jc w:val="left"/>
      </w:pPr>
      <w:r>
        <w:rPr>
          <w:rStyle w:val="CommentReference"/>
        </w:rPr>
        <w:annotationRef/>
      </w:r>
      <w:r>
        <w:t>How will this be reported? Average number of visits per patient?</w:t>
      </w:r>
    </w:p>
  </w:comment>
  <w:comment w:id="164" w:author="Irvine, Ryan" w:date="2025-02-06T12:03:00Z" w:initials="RI">
    <w:p w14:paraId="431A7EEF" w14:textId="77777777" w:rsidR="003277F3" w:rsidRDefault="003277F3" w:rsidP="00B36E4D">
      <w:pPr>
        <w:pStyle w:val="CommentText"/>
        <w:ind w:left="0"/>
        <w:jc w:val="left"/>
      </w:pPr>
      <w:r>
        <w:rPr>
          <w:rStyle w:val="CommentReference"/>
        </w:rPr>
        <w:annotationRef/>
      </w:r>
      <w:r>
        <w:t>How do we determine endpoint? Unlike claims databases, we do not have continuous enrollment, so endpoint would be end of data period unless we stipulate a required number of contact events in a time interval</w:t>
      </w:r>
    </w:p>
  </w:comment>
  <w:comment w:id="166" w:author="Irvine, Ryan [2]" w:date="2025-08-17T15:16:00Z" w:initials="RI">
    <w:p w14:paraId="5E47E703" w14:textId="77777777" w:rsidR="003277F3" w:rsidRDefault="003277F3" w:rsidP="003277F3">
      <w:pPr>
        <w:pStyle w:val="CommentText"/>
        <w:ind w:left="0"/>
        <w:jc w:val="left"/>
      </w:pPr>
      <w:r>
        <w:rPr>
          <w:rStyle w:val="CommentReference"/>
        </w:rPr>
        <w:annotationRef/>
      </w:r>
      <w:r>
        <w:t>Changed from “physician” to “practitioner”, since some referrals are also to specialized NPs/PAs</w:t>
      </w:r>
    </w:p>
  </w:comment>
  <w:comment w:id="165" w:author="Irvine, Ryan" w:date="2025-02-06T11:56:00Z" w:initials="RI">
    <w:p w14:paraId="593A602D" w14:textId="66A3A817" w:rsidR="003277F3" w:rsidRDefault="003277F3" w:rsidP="00253DCC">
      <w:pPr>
        <w:pStyle w:val="CommentText"/>
        <w:ind w:left="0"/>
        <w:jc w:val="left"/>
      </w:pPr>
      <w:r>
        <w:rPr>
          <w:rStyle w:val="CommentReference"/>
        </w:rPr>
        <w:annotationRef/>
      </w:r>
      <w:r>
        <w:t xml:space="preserve">If we are only interested in referrals to neurology, this variable can only take one value so there is no need to include it </w:t>
      </w:r>
    </w:p>
  </w:comment>
  <w:comment w:id="168" w:author="Irvine, Ryan [2]" w:date="2025-08-17T15:18:00Z" w:initials="RI">
    <w:p w14:paraId="5CD1D221" w14:textId="77777777" w:rsidR="003277F3" w:rsidRDefault="003277F3" w:rsidP="003277F3">
      <w:pPr>
        <w:pStyle w:val="CommentText"/>
        <w:ind w:left="0"/>
        <w:jc w:val="left"/>
      </w:pPr>
      <w:r>
        <w:rPr>
          <w:rStyle w:val="CommentReference"/>
        </w:rPr>
        <w:annotationRef/>
      </w:r>
      <w:r>
        <w:t>Question: If we are interested only in time to treatment by neurologist, should this be limited to population that has a neurological referral?</w:t>
      </w:r>
    </w:p>
  </w:comment>
  <w:comment w:id="169" w:author="Chu, Paula" w:date="2025-09-03T15:55:00Z" w:initials="PC">
    <w:p w14:paraId="045338C1" w14:textId="77777777" w:rsidR="00B10BE8" w:rsidRDefault="00B10BE8" w:rsidP="00B10BE8">
      <w:pPr>
        <w:pStyle w:val="CommentText"/>
        <w:ind w:left="0"/>
        <w:jc w:val="left"/>
      </w:pPr>
      <w:r>
        <w:rPr>
          <w:rStyle w:val="CommentReference"/>
        </w:rPr>
        <w:annotationRef/>
      </w:r>
      <w:r>
        <w:t>Yes it should only be for headache disorders</w:t>
      </w:r>
    </w:p>
  </w:comment>
  <w:comment w:id="167" w:author="Irvine, Ryan" w:date="2025-02-06T11:56:00Z" w:initials="RI">
    <w:p w14:paraId="0BCB6742" w14:textId="034161FE" w:rsidR="003277F3" w:rsidRDefault="003277F3" w:rsidP="0076480F">
      <w:pPr>
        <w:pStyle w:val="CommentText"/>
        <w:ind w:left="0"/>
        <w:jc w:val="left"/>
      </w:pPr>
      <w:r>
        <w:rPr>
          <w:rStyle w:val="CommentReference"/>
        </w:rPr>
        <w:annotationRef/>
      </w:r>
      <w:r>
        <w:t>“Contact with specialist” and “Referral to specialist” are not equivalent.</w:t>
      </w:r>
    </w:p>
  </w:comment>
  <w:comment w:id="170" w:author="Irvine, Ryan" w:date="2025-02-06T12:42:00Z" w:initials="RI">
    <w:p w14:paraId="6FD1EE01" w14:textId="44EBC6FE" w:rsidR="003277F3" w:rsidRDefault="003277F3" w:rsidP="00DB7BCA">
      <w:pPr>
        <w:pStyle w:val="CommentText"/>
        <w:ind w:left="0"/>
        <w:jc w:val="left"/>
      </w:pPr>
      <w:r>
        <w:rPr>
          <w:rStyle w:val="CommentReference"/>
        </w:rPr>
        <w:annotationRef/>
      </w:r>
      <w:r>
        <w:t>Average number? How will we report this</w:t>
      </w:r>
    </w:p>
  </w:comment>
  <w:comment w:id="171" w:author="Irvine, Ryan" w:date="2025-02-06T11:55:00Z" w:initials="RI">
    <w:p w14:paraId="53F50F7A" w14:textId="06789EB6" w:rsidR="003277F3" w:rsidRDefault="003277F3" w:rsidP="00253DCC">
      <w:pPr>
        <w:pStyle w:val="CommentText"/>
        <w:ind w:left="0"/>
        <w:jc w:val="left"/>
      </w:pPr>
      <w:r>
        <w:rPr>
          <w:rStyle w:val="CommentReference"/>
        </w:rPr>
        <w:annotationRef/>
      </w:r>
      <w:r>
        <w:t>In UK, we do NOT know if the patient actually visited the specialist. We only know that the referral was issued by the GP.</w:t>
      </w:r>
    </w:p>
  </w:comment>
  <w:comment w:id="173" w:author="Irvine, Ryan [2]" w:date="2025-08-17T16:07:00Z" w:initials="RI">
    <w:p w14:paraId="21B2B8A1" w14:textId="77777777" w:rsidR="00563449" w:rsidRDefault="00563449" w:rsidP="00563449">
      <w:pPr>
        <w:pStyle w:val="CommentText"/>
        <w:ind w:left="0"/>
        <w:jc w:val="left"/>
      </w:pPr>
      <w:r>
        <w:rPr>
          <w:rStyle w:val="CommentReference"/>
        </w:rPr>
        <w:annotationRef/>
      </w:r>
      <w:r>
        <w:t>Question: Do we want to report first diagnosis in whole follow-up, or only study identification period? Can do both, and add a new variable</w:t>
      </w:r>
    </w:p>
  </w:comment>
  <w:comment w:id="172" w:author="Chu, Paula" w:date="2025-09-03T16:05:00Z" w:initials="PC">
    <w:p w14:paraId="24C565CF" w14:textId="77777777" w:rsidR="00395EF8" w:rsidRDefault="00395EF8" w:rsidP="00395EF8">
      <w:pPr>
        <w:pStyle w:val="CommentText"/>
        <w:ind w:left="0"/>
        <w:jc w:val="left"/>
      </w:pPr>
      <w:r>
        <w:rPr>
          <w:rStyle w:val="CommentReference"/>
        </w:rPr>
        <w:annotationRef/>
      </w:r>
      <w:r>
        <w:t>It should be the first diagnosis in the whole period (but if its not too much work we should do both to see how it differs)</w:t>
      </w:r>
    </w:p>
  </w:comment>
  <w:comment w:id="198" w:author="Irvine, Ryan [2]" w:date="2025-08-14T15:24:00Z" w:initials="RI">
    <w:p w14:paraId="010418AA" w14:textId="17F761A4" w:rsidR="006A79E4" w:rsidRDefault="006A79E4" w:rsidP="0076480F">
      <w:pPr>
        <w:pStyle w:val="CommentText"/>
        <w:ind w:left="0"/>
        <w:jc w:val="left"/>
      </w:pPr>
      <w:r>
        <w:rPr>
          <w:rStyle w:val="CommentReference"/>
        </w:rPr>
        <w:annotationRef/>
      </w:r>
      <w:r>
        <w:t>Removed “Not Specified” and “Unknown”</w:t>
      </w:r>
    </w:p>
  </w:comment>
  <w:comment w:id="208" w:author="Irvine, Ryan [2]" w:date="2025-08-14T15:36:00Z" w:initials="RI">
    <w:p w14:paraId="0F6A2A2A" w14:textId="77777777" w:rsidR="005E1595" w:rsidRDefault="005E1595" w:rsidP="005E1595">
      <w:pPr>
        <w:pStyle w:val="CommentText"/>
        <w:ind w:left="0"/>
        <w:jc w:val="left"/>
      </w:pPr>
      <w:r>
        <w:rPr>
          <w:rStyle w:val="CommentReference"/>
        </w:rPr>
        <w:annotationRef/>
      </w:r>
      <w:r>
        <w:t>Updated</w:t>
      </w:r>
    </w:p>
  </w:comment>
  <w:comment w:id="211" w:author="Irvine, Ryan [2]" w:date="2025-08-14T14:32:00Z" w:initials="RI">
    <w:p w14:paraId="6554ECE6" w14:textId="2DE7EA10" w:rsidR="005E1595" w:rsidRDefault="005E1595" w:rsidP="005E1595">
      <w:pPr>
        <w:pStyle w:val="CommentText"/>
        <w:ind w:left="0"/>
        <w:jc w:val="left"/>
      </w:pPr>
      <w:r>
        <w:rPr>
          <w:rStyle w:val="CommentReference"/>
        </w:rPr>
        <w:annotationRef/>
      </w:r>
      <w:r>
        <w:t>Updated</w:t>
      </w:r>
    </w:p>
  </w:comment>
  <w:comment w:id="216" w:author="Irvine, Ryan [2]" w:date="2025-08-14T15:37:00Z" w:initials="RI">
    <w:p w14:paraId="4D880E94" w14:textId="77777777" w:rsidR="005E1595" w:rsidRDefault="005E1595" w:rsidP="005E1595">
      <w:pPr>
        <w:pStyle w:val="CommentText"/>
        <w:ind w:left="0"/>
        <w:jc w:val="left"/>
      </w:pPr>
      <w:r>
        <w:rPr>
          <w:rStyle w:val="CommentReference"/>
        </w:rPr>
        <w:annotationRef/>
      </w:r>
      <w:r>
        <w:t>Updated</w:t>
      </w:r>
    </w:p>
  </w:comment>
  <w:comment w:id="221" w:author="Viering, Tammo" w:date="2024-12-18T14:52:00Z" w:initials="TV">
    <w:p w14:paraId="1364D32A" w14:textId="73B8C614" w:rsidR="00877AB3" w:rsidRDefault="00877AB3" w:rsidP="00877AB3">
      <w:pPr>
        <w:pStyle w:val="CommentText"/>
        <w:ind w:left="0"/>
        <w:jc w:val="left"/>
      </w:pPr>
      <w:r>
        <w:rPr>
          <w:rStyle w:val="CommentReference"/>
        </w:rPr>
        <w:annotationRef/>
      </w:r>
      <w:r>
        <w:t>Here we will need to add further information on data extraction, data storage, by whom data will be analyzed and what tools will be used.</w:t>
      </w:r>
    </w:p>
  </w:comment>
  <w:comment w:id="222" w:author="Irvine, Ryan" w:date="2025-02-06T12:04:00Z" w:initials="RI">
    <w:p w14:paraId="0704AD8C" w14:textId="77777777" w:rsidR="00B36E4D" w:rsidRDefault="00B36E4D" w:rsidP="00B36E4D">
      <w:pPr>
        <w:pStyle w:val="CommentText"/>
        <w:ind w:left="0"/>
        <w:jc w:val="left"/>
      </w:pPr>
      <w:r>
        <w:rPr>
          <w:rStyle w:val="CommentReference"/>
        </w:rPr>
        <w:annotationRef/>
      </w:r>
      <w:r>
        <w:t>SAS Viya</w:t>
      </w:r>
    </w:p>
  </w:comment>
  <w:comment w:id="232" w:author="Irvine, Ryan [2]" w:date="2025-08-17T16:34:00Z" w:initials="RI">
    <w:p w14:paraId="7C4ECB89" w14:textId="77777777" w:rsidR="009D42E8" w:rsidRDefault="009D42E8" w:rsidP="009D42E8">
      <w:pPr>
        <w:pStyle w:val="CommentText"/>
        <w:ind w:left="0"/>
        <w:jc w:val="left"/>
      </w:pPr>
      <w:r>
        <w:rPr>
          <w:rStyle w:val="CommentReference"/>
        </w:rPr>
        <w:annotationRef/>
      </w:r>
      <w:r>
        <w:t>This is usually for small sample sizes</w:t>
      </w:r>
    </w:p>
  </w:comment>
  <w:comment w:id="233" w:author="Viering, Tammo" w:date="2024-12-18T16:56:00Z" w:initials="TV">
    <w:p w14:paraId="36B6D754" w14:textId="6D24F518" w:rsidR="00CB7EBB" w:rsidRDefault="00CB7EBB" w:rsidP="00CB7EBB">
      <w:pPr>
        <w:pStyle w:val="CommentText"/>
        <w:ind w:left="0"/>
        <w:jc w:val="left"/>
      </w:pPr>
      <w:r>
        <w:rPr>
          <w:rStyle w:val="CommentReference"/>
        </w:rPr>
        <w:annotationRef/>
      </w:r>
      <w:r>
        <w:t>TBD</w:t>
      </w:r>
    </w:p>
  </w:comment>
  <w:comment w:id="234" w:author="Irvine, Ryan" w:date="2025-02-06T11:53:00Z" w:initials="RI">
    <w:p w14:paraId="795CF67A" w14:textId="77777777" w:rsidR="00253DCC" w:rsidRDefault="00253DCC" w:rsidP="00253DCC">
      <w:pPr>
        <w:pStyle w:val="CommentText"/>
        <w:ind w:left="0"/>
        <w:jc w:val="left"/>
      </w:pPr>
      <w:r>
        <w:rPr>
          <w:rStyle w:val="CommentReference"/>
        </w:rPr>
        <w:annotationRef/>
      </w:r>
      <w:r>
        <w:t>In UK, we do NOT have date of actual specialist visit. We only have the date that the GP wrote the specialist referral.</w:t>
      </w:r>
    </w:p>
  </w:comment>
  <w:comment w:id="235" w:author="Irvine, Ryan [2]" w:date="2025-08-17T16:34:00Z" w:initials="RI">
    <w:p w14:paraId="407C1952" w14:textId="77777777" w:rsidR="009D42E8" w:rsidRDefault="009D42E8" w:rsidP="009D42E8">
      <w:pPr>
        <w:pStyle w:val="CommentText"/>
        <w:ind w:left="0"/>
        <w:jc w:val="left"/>
      </w:pPr>
      <w:r>
        <w:rPr>
          <w:rStyle w:val="CommentReference"/>
        </w:rPr>
        <w:annotationRef/>
      </w:r>
      <w:r>
        <w:t>Are we still interested in time-to-event analysis? And if so, which endpoints from the updated analysis?</w:t>
      </w:r>
    </w:p>
  </w:comment>
  <w:comment w:id="236" w:author="Chu, Paula" w:date="2025-09-03T16:18:00Z" w:initials="PC">
    <w:p w14:paraId="77F0D41F" w14:textId="77777777" w:rsidR="00B92A57" w:rsidRDefault="00B92A57" w:rsidP="00B92A57">
      <w:pPr>
        <w:pStyle w:val="CommentText"/>
        <w:ind w:left="0"/>
        <w:jc w:val="left"/>
      </w:pPr>
      <w:r>
        <w:rPr>
          <w:rStyle w:val="CommentReference"/>
        </w:rPr>
        <w:annotationRef/>
      </w:r>
      <w:r>
        <w:t>No, we can delete</w:t>
      </w:r>
    </w:p>
  </w:comment>
  <w:comment w:id="237" w:author="Irvine, Ryan [2]" w:date="2025-08-17T16:27:00Z" w:initials="RI">
    <w:p w14:paraId="741641B5" w14:textId="0C4DDFD2" w:rsidR="00FB3C87" w:rsidRDefault="00FB3C87" w:rsidP="00FB3C87">
      <w:pPr>
        <w:pStyle w:val="CommentText"/>
        <w:ind w:left="0"/>
        <w:jc w:val="left"/>
      </w:pPr>
      <w:r>
        <w:rPr>
          <w:rStyle w:val="CommentReference"/>
        </w:rPr>
        <w:annotationRef/>
      </w:r>
      <w:r>
        <w:t xml:space="preserve">Note to myself: include in table footnote </w:t>
      </w:r>
    </w:p>
  </w:comment>
  <w:comment w:id="287" w:author="Irvine, Ryan [2]" w:date="2025-08-17T16:24:00Z" w:initials="RI">
    <w:p w14:paraId="54C932FE" w14:textId="55EB59FC" w:rsidR="002226C2" w:rsidRDefault="002226C2" w:rsidP="002226C2">
      <w:pPr>
        <w:pStyle w:val="CommentText"/>
        <w:ind w:left="0"/>
        <w:jc w:val="left"/>
      </w:pPr>
      <w:r>
        <w:rPr>
          <w:rStyle w:val="CommentReference"/>
        </w:rPr>
        <w:annotationRef/>
      </w:r>
      <w:r>
        <w:t xml:space="preserve">Mentioned previously, but please add </w:t>
      </w:r>
      <w:hyperlink r:id="rId2" w:history="1">
        <w:r w:rsidRPr="00623E14">
          <w:rPr>
            <w:rStyle w:val="Hyperlink"/>
          </w:rPr>
          <w:t>https://support.sas.com/resources/papers/proceedings/proceedings/sugi29/173-29.pdf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6B57D" w15:done="1"/>
  <w15:commentEx w15:paraId="5A12F409" w15:done="1"/>
  <w15:commentEx w15:paraId="42D40707" w15:done="0"/>
  <w15:commentEx w15:paraId="04D3949C" w15:paraIdParent="42D40707" w15:done="0"/>
  <w15:commentEx w15:paraId="7F199E24" w15:done="1"/>
  <w15:commentEx w15:paraId="622087D5" w15:done="1"/>
  <w15:commentEx w15:paraId="5D1799BA" w15:done="1"/>
  <w15:commentEx w15:paraId="6AC81C6A" w15:done="0"/>
  <w15:commentEx w15:paraId="2F9633CE" w15:paraIdParent="6AC81C6A" w15:done="0"/>
  <w15:commentEx w15:paraId="5421451F" w15:paraIdParent="6AC81C6A" w15:done="0"/>
  <w15:commentEx w15:paraId="4424BA5F" w15:done="1"/>
  <w15:commentEx w15:paraId="73C80143" w15:done="1"/>
  <w15:commentEx w15:paraId="3ECCED86" w15:done="1"/>
  <w15:commentEx w15:paraId="5BFE495C" w15:done="0"/>
  <w15:commentEx w15:paraId="0FA54C99" w15:paraIdParent="5BFE495C" w15:done="0"/>
  <w15:commentEx w15:paraId="29642A97" w15:done="1"/>
  <w15:commentEx w15:paraId="27AB5D35" w15:done="1"/>
  <w15:commentEx w15:paraId="15456D15" w15:done="1"/>
  <w15:commentEx w15:paraId="39891E9A" w15:done="0"/>
  <w15:commentEx w15:paraId="00D40389" w15:paraIdParent="39891E9A" w15:done="0"/>
  <w15:commentEx w15:paraId="3FC305BA" w15:done="1"/>
  <w15:commentEx w15:paraId="5610B46E" w15:done="1"/>
  <w15:commentEx w15:paraId="431A7EEF" w15:done="1"/>
  <w15:commentEx w15:paraId="5E47E703" w15:done="1"/>
  <w15:commentEx w15:paraId="593A602D" w15:done="1"/>
  <w15:commentEx w15:paraId="5CD1D221" w15:done="0"/>
  <w15:commentEx w15:paraId="045338C1" w15:paraIdParent="5CD1D221" w15:done="0"/>
  <w15:commentEx w15:paraId="0BCB6742" w15:done="1"/>
  <w15:commentEx w15:paraId="6FD1EE01" w15:done="1"/>
  <w15:commentEx w15:paraId="53F50F7A" w15:done="1"/>
  <w15:commentEx w15:paraId="21B2B8A1" w15:done="0"/>
  <w15:commentEx w15:paraId="24C565CF" w15:paraIdParent="21B2B8A1" w15:done="0"/>
  <w15:commentEx w15:paraId="010418AA" w15:done="1"/>
  <w15:commentEx w15:paraId="0F6A2A2A" w15:done="1"/>
  <w15:commentEx w15:paraId="6554ECE6" w15:done="0"/>
  <w15:commentEx w15:paraId="4D880E94" w15:done="1"/>
  <w15:commentEx w15:paraId="1364D32A" w15:done="1"/>
  <w15:commentEx w15:paraId="0704AD8C" w15:paraIdParent="1364D32A" w15:done="1"/>
  <w15:commentEx w15:paraId="7C4ECB89" w15:done="0"/>
  <w15:commentEx w15:paraId="36B6D754" w15:done="0"/>
  <w15:commentEx w15:paraId="795CF67A" w15:done="1"/>
  <w15:commentEx w15:paraId="407C1952" w15:done="0"/>
  <w15:commentEx w15:paraId="77F0D41F" w15:paraIdParent="407C1952" w15:done="0"/>
  <w15:commentEx w15:paraId="741641B5" w15:done="0"/>
  <w15:commentEx w15:paraId="54C932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A96870" w16cex:dateUtc="2025-08-12T17:47:00Z"/>
  <w16cex:commentExtensible w16cex:durableId="19583F04" w16cex:dateUtc="2025-08-12T17:47:00Z"/>
  <w16cex:commentExtensible w16cex:durableId="43293F1C" w16cex:dateUtc="2025-08-17T20:26:00Z"/>
  <w16cex:commentExtensible w16cex:durableId="251A668A" w16cex:dateUtc="2025-09-03T09:31:00Z"/>
  <w16cex:commentExtensible w16cex:durableId="4E1B4E1D" w16cex:dateUtc="2025-08-17T18:56:00Z"/>
  <w16cex:commentExtensible w16cex:durableId="55C20F89" w16cex:dateUtc="2025-08-12T17:50:00Z"/>
  <w16cex:commentExtensible w16cex:durableId="6409941C" w16cex:dateUtc="2024-12-18T10:51:00Z"/>
  <w16cex:commentExtensible w16cex:durableId="41629001" w16cex:dateUtc="2025-08-12T18:20:00Z"/>
  <w16cex:commentExtensible w16cex:durableId="443F582B" w16cex:dateUtc="2025-08-17T18:45:00Z"/>
  <w16cex:commentExtensible w16cex:durableId="7655A34F" w16cex:dateUtc="2025-09-03T14:22:00Z"/>
  <w16cex:commentExtensible w16cex:durableId="01164D97" w16cex:dateUtc="2025-08-14T18:32:00Z"/>
  <w16cex:commentExtensible w16cex:durableId="560A5FE7" w16cex:dateUtc="2024-12-17T13:49:00Z"/>
  <w16cex:commentExtensible w16cex:durableId="49B8D59D" w16cex:dateUtc="2025-08-12T18:44:00Z"/>
  <w16cex:commentExtensible w16cex:durableId="2C910958" w16cex:dateUtc="2025-08-17T19:00:00Z"/>
  <w16cex:commentExtensible w16cex:durableId="4F2D5BA3" w16cex:dateUtc="2025-09-03T13:53:00Z"/>
  <w16cex:commentExtensible w16cex:durableId="782B58D2" w16cex:dateUtc="2025-08-14T18:32:00Z"/>
  <w16cex:commentExtensible w16cex:durableId="4798FB07" w16cex:dateUtc="2025-02-06T17:06:00Z"/>
  <w16cex:commentExtensible w16cex:durableId="1B24BB3A" w16cex:dateUtc="2025-08-14T18:32:00Z"/>
  <w16cex:commentExtensible w16cex:durableId="45F40014" w16cex:dateUtc="2025-08-14T19:22:00Z"/>
  <w16cex:commentExtensible w16cex:durableId="01D1684F" w16cex:dateUtc="2025-09-03T13:54:00Z"/>
  <w16cex:commentExtensible w16cex:durableId="23C32F17" w16cex:dateUtc="2025-08-17T19:11:00Z"/>
  <w16cex:commentExtensible w16cex:durableId="6D389DE0" w16cex:dateUtc="2025-02-06T17:00:00Z"/>
  <w16cex:commentExtensible w16cex:durableId="0D73F6BA" w16cex:dateUtc="2025-02-06T17:03:00Z"/>
  <w16cex:commentExtensible w16cex:durableId="47E3AAA3" w16cex:dateUtc="2025-08-17T19:16:00Z"/>
  <w16cex:commentExtensible w16cex:durableId="74E7DB2B" w16cex:dateUtc="2025-02-06T16:56:00Z"/>
  <w16cex:commentExtensible w16cex:durableId="6DF7431D" w16cex:dateUtc="2025-08-17T19:18:00Z"/>
  <w16cex:commentExtensible w16cex:durableId="790F9DE2" w16cex:dateUtc="2025-09-03T13:55:00Z"/>
  <w16cex:commentExtensible w16cex:durableId="689B743A" w16cex:dateUtc="2025-02-06T16:56:00Z"/>
  <w16cex:commentExtensible w16cex:durableId="02038419" w16cex:dateUtc="2025-02-06T17:42:00Z"/>
  <w16cex:commentExtensible w16cex:durableId="784DBBDD" w16cex:dateUtc="2025-02-06T16:55:00Z"/>
  <w16cex:commentExtensible w16cex:durableId="5453A91C" w16cex:dateUtc="2025-08-17T20:07:00Z"/>
  <w16cex:commentExtensible w16cex:durableId="37CABCB1" w16cex:dateUtc="2025-09-03T14:05:00Z"/>
  <w16cex:commentExtensible w16cex:durableId="2F400A12" w16cex:dateUtc="2025-08-14T19:24:00Z"/>
  <w16cex:commentExtensible w16cex:durableId="1C9701D8" w16cex:dateUtc="2025-08-14T19:36:00Z"/>
  <w16cex:commentExtensible w16cex:durableId="4E33AAE2" w16cex:dateUtc="2025-08-14T18:32:00Z"/>
  <w16cex:commentExtensible w16cex:durableId="5BF4A16C" w16cex:dateUtc="2025-08-14T19:37:00Z"/>
  <w16cex:commentExtensible w16cex:durableId="1BF40ED1" w16cex:dateUtc="2024-12-18T13:52:00Z"/>
  <w16cex:commentExtensible w16cex:durableId="2CA075A3" w16cex:dateUtc="2025-02-06T17:04:00Z"/>
  <w16cex:commentExtensible w16cex:durableId="10C2407F" w16cex:dateUtc="2025-08-17T20:34:00Z"/>
  <w16cex:commentExtensible w16cex:durableId="14D5A252" w16cex:dateUtc="2024-12-18T15:56:00Z"/>
  <w16cex:commentExtensible w16cex:durableId="1AD896DC" w16cex:dateUtc="2025-02-06T16:53:00Z"/>
  <w16cex:commentExtensible w16cex:durableId="76173EB9" w16cex:dateUtc="2025-08-17T20:34:00Z"/>
  <w16cex:commentExtensible w16cex:durableId="46BC9501" w16cex:dateUtc="2025-09-03T14:18:00Z"/>
  <w16cex:commentExtensible w16cex:durableId="7450AE35" w16cex:dateUtc="2025-08-17T20:27:00Z"/>
  <w16cex:commentExtensible w16cex:durableId="6229E9C4" w16cex:dateUtc="2025-08-17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6B57D" w16cid:durableId="1CA96870"/>
  <w16cid:commentId w16cid:paraId="5A12F409" w16cid:durableId="19583F04"/>
  <w16cid:commentId w16cid:paraId="42D40707" w16cid:durableId="43293F1C"/>
  <w16cid:commentId w16cid:paraId="04D3949C" w16cid:durableId="251A668A"/>
  <w16cid:commentId w16cid:paraId="7F199E24" w16cid:durableId="4E1B4E1D"/>
  <w16cid:commentId w16cid:paraId="622087D5" w16cid:durableId="55C20F89"/>
  <w16cid:commentId w16cid:paraId="5D1799BA" w16cid:durableId="6409941C"/>
  <w16cid:commentId w16cid:paraId="6AC81C6A" w16cid:durableId="41629001"/>
  <w16cid:commentId w16cid:paraId="2F9633CE" w16cid:durableId="443F582B"/>
  <w16cid:commentId w16cid:paraId="5421451F" w16cid:durableId="7655A34F"/>
  <w16cid:commentId w16cid:paraId="4424BA5F" w16cid:durableId="01164D97"/>
  <w16cid:commentId w16cid:paraId="73C80143" w16cid:durableId="560A5FE7"/>
  <w16cid:commentId w16cid:paraId="3ECCED86" w16cid:durableId="49B8D59D"/>
  <w16cid:commentId w16cid:paraId="5BFE495C" w16cid:durableId="2C910958"/>
  <w16cid:commentId w16cid:paraId="0FA54C99" w16cid:durableId="4F2D5BA3"/>
  <w16cid:commentId w16cid:paraId="29642A97" w16cid:durableId="782B58D2"/>
  <w16cid:commentId w16cid:paraId="27AB5D35" w16cid:durableId="4798FB07"/>
  <w16cid:commentId w16cid:paraId="15456D15" w16cid:durableId="1B24BB3A"/>
  <w16cid:commentId w16cid:paraId="39891E9A" w16cid:durableId="45F40014"/>
  <w16cid:commentId w16cid:paraId="00D40389" w16cid:durableId="01D1684F"/>
  <w16cid:commentId w16cid:paraId="3FC305BA" w16cid:durableId="23C32F17"/>
  <w16cid:commentId w16cid:paraId="5610B46E" w16cid:durableId="6D389DE0"/>
  <w16cid:commentId w16cid:paraId="431A7EEF" w16cid:durableId="0D73F6BA"/>
  <w16cid:commentId w16cid:paraId="5E47E703" w16cid:durableId="47E3AAA3"/>
  <w16cid:commentId w16cid:paraId="593A602D" w16cid:durableId="74E7DB2B"/>
  <w16cid:commentId w16cid:paraId="5CD1D221" w16cid:durableId="6DF7431D"/>
  <w16cid:commentId w16cid:paraId="045338C1" w16cid:durableId="790F9DE2"/>
  <w16cid:commentId w16cid:paraId="0BCB6742" w16cid:durableId="689B743A"/>
  <w16cid:commentId w16cid:paraId="6FD1EE01" w16cid:durableId="02038419"/>
  <w16cid:commentId w16cid:paraId="53F50F7A" w16cid:durableId="784DBBDD"/>
  <w16cid:commentId w16cid:paraId="21B2B8A1" w16cid:durableId="5453A91C"/>
  <w16cid:commentId w16cid:paraId="24C565CF" w16cid:durableId="37CABCB1"/>
  <w16cid:commentId w16cid:paraId="010418AA" w16cid:durableId="2F400A12"/>
  <w16cid:commentId w16cid:paraId="0F6A2A2A" w16cid:durableId="1C9701D8"/>
  <w16cid:commentId w16cid:paraId="6554ECE6" w16cid:durableId="4E33AAE2"/>
  <w16cid:commentId w16cid:paraId="4D880E94" w16cid:durableId="5BF4A16C"/>
  <w16cid:commentId w16cid:paraId="1364D32A" w16cid:durableId="1BF40ED1"/>
  <w16cid:commentId w16cid:paraId="0704AD8C" w16cid:durableId="2CA075A3"/>
  <w16cid:commentId w16cid:paraId="7C4ECB89" w16cid:durableId="10C2407F"/>
  <w16cid:commentId w16cid:paraId="36B6D754" w16cid:durableId="14D5A252"/>
  <w16cid:commentId w16cid:paraId="795CF67A" w16cid:durableId="1AD896DC"/>
  <w16cid:commentId w16cid:paraId="407C1952" w16cid:durableId="76173EB9"/>
  <w16cid:commentId w16cid:paraId="77F0D41F" w16cid:durableId="46BC9501"/>
  <w16cid:commentId w16cid:paraId="741641B5" w16cid:durableId="7450AE35"/>
  <w16cid:commentId w16cid:paraId="54C932FE" w16cid:durableId="6229E9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2C924" w14:textId="77777777" w:rsidR="00483680" w:rsidRDefault="00483680">
      <w:r>
        <w:separator/>
      </w:r>
    </w:p>
  </w:endnote>
  <w:endnote w:type="continuationSeparator" w:id="0">
    <w:p w14:paraId="4A3A3DD8" w14:textId="77777777" w:rsidR="00483680" w:rsidRDefault="00483680">
      <w:r>
        <w:continuationSeparator/>
      </w:r>
    </w:p>
  </w:endnote>
  <w:endnote w:type="continuationNotice" w:id="1">
    <w:p w14:paraId="7B8A5A81" w14:textId="77777777" w:rsidR="00483680" w:rsidRDefault="0048368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7CC3" w14:textId="500D3993" w:rsidR="001D493C" w:rsidRDefault="00854CE7">
    <w:pPr>
      <w:pStyle w:val="BodyText"/>
      <w:spacing w:line="14" w:lineRule="auto"/>
      <w:rPr>
        <w:i w:val="0"/>
        <w:sz w:val="20"/>
      </w:rPr>
    </w:pPr>
    <w:r>
      <w:rPr>
        <w:noProof/>
      </w:rPr>
      <mc:AlternateContent>
        <mc:Choice Requires="wps">
          <w:drawing>
            <wp:anchor distT="0" distB="0" distL="0" distR="0" simplePos="0" relativeHeight="251658242" behindDoc="1" locked="0" layoutInCell="1" allowOverlap="1" wp14:anchorId="7C2B7CC8" wp14:editId="3C799567">
              <wp:simplePos x="0" y="0"/>
              <wp:positionH relativeFrom="page">
                <wp:posOffset>6209728</wp:posOffset>
              </wp:positionH>
              <wp:positionV relativeFrom="page">
                <wp:posOffset>9800232</wp:posOffset>
              </wp:positionV>
              <wp:extent cx="537845" cy="1333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33350"/>
                      </a:xfrm>
                      <a:prstGeom prst="rect">
                        <a:avLst/>
                      </a:prstGeom>
                    </wps:spPr>
                    <wps:txbx>
                      <w:txbxContent>
                        <w:p w14:paraId="7C2B7CCC" w14:textId="77777777" w:rsidR="001D493C" w:rsidRPr="00653708" w:rsidRDefault="00A918C0">
                          <w:pPr>
                            <w:spacing w:before="19"/>
                            <w:ind w:left="20"/>
                            <w:rPr>
                              <w:rFonts w:cs="Times New Roman"/>
                              <w:sz w:val="14"/>
                            </w:rPr>
                          </w:pPr>
                          <w:r w:rsidRPr="00653708">
                            <w:rPr>
                              <w:rFonts w:cs="Times New Roman"/>
                              <w:color w:val="6D6F71"/>
                              <w:sz w:val="14"/>
                            </w:rPr>
                            <w:t>Page</w:t>
                          </w:r>
                          <w:r w:rsidRPr="00653708">
                            <w:rPr>
                              <w:rFonts w:cs="Times New Roman"/>
                              <w:color w:val="6D6F71"/>
                              <w:spacing w:val="-6"/>
                              <w:sz w:val="14"/>
                            </w:rPr>
                            <w:t xml:space="preserve"> </w:t>
                          </w:r>
                          <w:r w:rsidRPr="00653708">
                            <w:rPr>
                              <w:rFonts w:cs="Times New Roman"/>
                              <w:color w:val="6D6F71"/>
                              <w:spacing w:val="-2"/>
                              <w:sz w:val="14"/>
                            </w:rPr>
                            <w:fldChar w:fldCharType="begin"/>
                          </w:r>
                          <w:r w:rsidRPr="00653708">
                            <w:rPr>
                              <w:rFonts w:cs="Times New Roman"/>
                              <w:color w:val="6D6F71"/>
                              <w:spacing w:val="-2"/>
                              <w:sz w:val="14"/>
                            </w:rPr>
                            <w:instrText xml:space="preserve"> PAGE </w:instrText>
                          </w:r>
                          <w:r w:rsidRPr="00653708">
                            <w:rPr>
                              <w:rFonts w:cs="Times New Roman"/>
                              <w:color w:val="6D6F71"/>
                              <w:spacing w:val="-2"/>
                              <w:sz w:val="14"/>
                            </w:rPr>
                            <w:fldChar w:fldCharType="separate"/>
                          </w:r>
                          <w:r w:rsidRPr="00653708">
                            <w:rPr>
                              <w:rFonts w:cs="Times New Roman"/>
                              <w:color w:val="6D6F71"/>
                              <w:spacing w:val="-2"/>
                              <w:sz w:val="14"/>
                            </w:rPr>
                            <w:t>10</w:t>
                          </w:r>
                          <w:r w:rsidRPr="00653708">
                            <w:rPr>
                              <w:rFonts w:cs="Times New Roman"/>
                              <w:color w:val="6D6F71"/>
                              <w:spacing w:val="-2"/>
                              <w:sz w:val="14"/>
                            </w:rPr>
                            <w:fldChar w:fldCharType="end"/>
                          </w:r>
                          <w:r w:rsidRPr="00653708">
                            <w:rPr>
                              <w:rFonts w:cs="Times New Roman"/>
                              <w:color w:val="6D6F71"/>
                              <w:spacing w:val="-2"/>
                              <w:sz w:val="14"/>
                            </w:rPr>
                            <w:t>/</w:t>
                          </w:r>
                          <w:r w:rsidRPr="00653708">
                            <w:rPr>
                              <w:rFonts w:cs="Times New Roman"/>
                              <w:color w:val="6D6F71"/>
                              <w:spacing w:val="-2"/>
                              <w:sz w:val="14"/>
                            </w:rPr>
                            <w:fldChar w:fldCharType="begin"/>
                          </w:r>
                          <w:r w:rsidRPr="00653708">
                            <w:rPr>
                              <w:rFonts w:cs="Times New Roman"/>
                              <w:color w:val="6D6F71"/>
                              <w:spacing w:val="-2"/>
                              <w:sz w:val="14"/>
                            </w:rPr>
                            <w:instrText xml:space="preserve"> NUMPAGES </w:instrText>
                          </w:r>
                          <w:r w:rsidRPr="00653708">
                            <w:rPr>
                              <w:rFonts w:cs="Times New Roman"/>
                              <w:color w:val="6D6F71"/>
                              <w:spacing w:val="-2"/>
                              <w:sz w:val="14"/>
                            </w:rPr>
                            <w:fldChar w:fldCharType="separate"/>
                          </w:r>
                          <w:r w:rsidRPr="00653708">
                            <w:rPr>
                              <w:rFonts w:cs="Times New Roman"/>
                              <w:color w:val="6D6F71"/>
                              <w:spacing w:val="-2"/>
                              <w:sz w:val="14"/>
                            </w:rPr>
                            <w:t>10</w:t>
                          </w:r>
                          <w:r w:rsidRPr="00653708">
                            <w:rPr>
                              <w:rFonts w:cs="Times New Roman"/>
                              <w:color w:val="6D6F71"/>
                              <w:spacing w:val="-2"/>
                              <w:sz w:val="14"/>
                            </w:rPr>
                            <w:fldChar w:fldCharType="end"/>
                          </w:r>
                        </w:p>
                      </w:txbxContent>
                    </wps:txbx>
                    <wps:bodyPr wrap="square" lIns="0" tIns="0" rIns="0" bIns="0" rtlCol="0">
                      <a:noAutofit/>
                    </wps:bodyPr>
                  </wps:wsp>
                </a:graphicData>
              </a:graphic>
            </wp:anchor>
          </w:drawing>
        </mc:Choice>
        <mc:Fallback>
          <w:pict>
            <v:shapetype w14:anchorId="7C2B7CC8" id="_x0000_t202" coordsize="21600,21600" o:spt="202" path="m,l,21600r21600,l21600,xe">
              <v:stroke joinstyle="miter"/>
              <v:path gradientshapeok="t" o:connecttype="rect"/>
            </v:shapetype>
            <v:shape id="Textbox 8" o:spid="_x0000_s1026" type="#_x0000_t202" style="position:absolute;left:0;text-align:left;margin-left:488.95pt;margin-top:771.65pt;width:42.35pt;height:1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" filled="f" stroked="f">
              <v:textbox inset="0,0,0,0">
                <w:txbxContent>
                  <w:p w14:paraId="7C2B7CCC" w14:textId="77777777" w:rsidR="001D493C" w:rsidRPr="00653708" w:rsidRDefault="00A918C0">
                    <w:pPr>
                      <w:spacing w:before="19"/>
                      <w:ind w:left="20"/>
                      <w:rPr>
                        <w:rFonts w:cs="Times New Roman"/>
                        <w:sz w:val="14"/>
                      </w:rPr>
                    </w:pPr>
                    <w:r w:rsidRPr="00653708">
                      <w:rPr>
                        <w:rFonts w:cs="Times New Roman"/>
                        <w:color w:val="6D6F71"/>
                        <w:sz w:val="14"/>
                      </w:rPr>
                      <w:t>Page</w:t>
                    </w:r>
                    <w:r w:rsidRPr="00653708">
                      <w:rPr>
                        <w:rFonts w:cs="Times New Roman"/>
                        <w:color w:val="6D6F71"/>
                        <w:spacing w:val="-6"/>
                        <w:sz w:val="14"/>
                      </w:rPr>
                      <w:t xml:space="preserve"> </w:t>
                    </w:r>
                    <w:r w:rsidRPr="00653708">
                      <w:rPr>
                        <w:rFonts w:cs="Times New Roman"/>
                        <w:color w:val="6D6F71"/>
                        <w:spacing w:val="-2"/>
                        <w:sz w:val="14"/>
                      </w:rPr>
                      <w:fldChar w:fldCharType="begin"/>
                    </w:r>
                    <w:r w:rsidRPr="00653708">
                      <w:rPr>
                        <w:rFonts w:cs="Times New Roman"/>
                        <w:color w:val="6D6F71"/>
                        <w:spacing w:val="-2"/>
                        <w:sz w:val="14"/>
                      </w:rPr>
                      <w:instrText xml:space="preserve"> PAGE </w:instrText>
                    </w:r>
                    <w:r w:rsidRPr="00653708">
                      <w:rPr>
                        <w:rFonts w:cs="Times New Roman"/>
                        <w:color w:val="6D6F71"/>
                        <w:spacing w:val="-2"/>
                        <w:sz w:val="14"/>
                      </w:rPr>
                      <w:fldChar w:fldCharType="separate"/>
                    </w:r>
                    <w:r w:rsidRPr="00653708">
                      <w:rPr>
                        <w:rFonts w:cs="Times New Roman"/>
                        <w:color w:val="6D6F71"/>
                        <w:spacing w:val="-2"/>
                        <w:sz w:val="14"/>
                      </w:rPr>
                      <w:t>10</w:t>
                    </w:r>
                    <w:r w:rsidRPr="00653708">
                      <w:rPr>
                        <w:rFonts w:cs="Times New Roman"/>
                        <w:color w:val="6D6F71"/>
                        <w:spacing w:val="-2"/>
                        <w:sz w:val="14"/>
                      </w:rPr>
                      <w:fldChar w:fldCharType="end"/>
                    </w:r>
                    <w:r w:rsidRPr="00653708">
                      <w:rPr>
                        <w:rFonts w:cs="Times New Roman"/>
                        <w:color w:val="6D6F71"/>
                        <w:spacing w:val="-2"/>
                        <w:sz w:val="14"/>
                      </w:rPr>
                      <w:t>/</w:t>
                    </w:r>
                    <w:r w:rsidRPr="00653708">
                      <w:rPr>
                        <w:rFonts w:cs="Times New Roman"/>
                        <w:color w:val="6D6F71"/>
                        <w:spacing w:val="-2"/>
                        <w:sz w:val="14"/>
                      </w:rPr>
                      <w:fldChar w:fldCharType="begin"/>
                    </w:r>
                    <w:r w:rsidRPr="00653708">
                      <w:rPr>
                        <w:rFonts w:cs="Times New Roman"/>
                        <w:color w:val="6D6F71"/>
                        <w:spacing w:val="-2"/>
                        <w:sz w:val="14"/>
                      </w:rPr>
                      <w:instrText xml:space="preserve"> NUMPAGES </w:instrText>
                    </w:r>
                    <w:r w:rsidRPr="00653708">
                      <w:rPr>
                        <w:rFonts w:cs="Times New Roman"/>
                        <w:color w:val="6D6F71"/>
                        <w:spacing w:val="-2"/>
                        <w:sz w:val="14"/>
                      </w:rPr>
                      <w:fldChar w:fldCharType="separate"/>
                    </w:r>
                    <w:r w:rsidRPr="00653708">
                      <w:rPr>
                        <w:rFonts w:cs="Times New Roman"/>
                        <w:color w:val="6D6F71"/>
                        <w:spacing w:val="-2"/>
                        <w:sz w:val="14"/>
                      </w:rPr>
                      <w:t>10</w:t>
                    </w:r>
                    <w:r w:rsidRPr="00653708">
                      <w:rPr>
                        <w:rFonts w:cs="Times New Roman"/>
                        <w:color w:val="6D6F71"/>
                        <w:spacing w:val="-2"/>
                        <w:sz w:val="14"/>
                      </w:rPr>
                      <w:fldChar w:fldCharType="end"/>
                    </w:r>
                  </w:p>
                </w:txbxContent>
              </v:textbox>
              <w10:wrap anchorx="page" anchory="page"/>
            </v:shape>
          </w:pict>
        </mc:Fallback>
      </mc:AlternateContent>
    </w:r>
    <w:r w:rsidR="00A918C0">
      <w:rPr>
        <w:noProof/>
      </w:rPr>
      <mc:AlternateContent>
        <mc:Choice Requires="wps">
          <w:drawing>
            <wp:anchor distT="0" distB="0" distL="0" distR="0" simplePos="0" relativeHeight="251658240" behindDoc="1" locked="0" layoutInCell="1" allowOverlap="1" wp14:anchorId="7C2B7CC4" wp14:editId="28C11A80">
              <wp:simplePos x="0" y="0"/>
              <wp:positionH relativeFrom="page">
                <wp:posOffset>792480</wp:posOffset>
              </wp:positionH>
              <wp:positionV relativeFrom="page">
                <wp:posOffset>9717036</wp:posOffset>
              </wp:positionV>
              <wp:extent cx="5977255" cy="31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255" cy="3175"/>
                      </a:xfrm>
                      <a:custGeom>
                        <a:avLst/>
                        <a:gdLst/>
                        <a:ahLst/>
                        <a:cxnLst/>
                        <a:rect l="l" t="t" r="r" b="b"/>
                        <a:pathLst>
                          <a:path w="5977255" h="3175">
                            <a:moveTo>
                              <a:pt x="5977140" y="0"/>
                            </a:moveTo>
                            <a:lnTo>
                              <a:pt x="0" y="0"/>
                            </a:lnTo>
                            <a:lnTo>
                              <a:pt x="0" y="3035"/>
                            </a:lnTo>
                            <a:lnTo>
                              <a:pt x="5977140" y="3035"/>
                            </a:lnTo>
                            <a:lnTo>
                              <a:pt x="59771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072ED2E9">
            <v:shape id="Graphic 6" style="position:absolute;margin-left:62.4pt;margin-top:765.1pt;width:470.65pt;height:.2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77255,3175" o:spid="_x0000_s1026" fillcolor="black" stroked="f" path="m5977140,l,,,3035r5977140,l59771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" w14:anchorId="0846325B">
              <v:path arrowok="t"/>
              <w10:wrap anchorx="page" anchory="page"/>
            </v:shape>
          </w:pict>
        </mc:Fallback>
      </mc:AlternateContent>
    </w:r>
    <w:r w:rsidR="00A918C0">
      <w:rPr>
        <w:noProof/>
      </w:rPr>
      <mc:AlternateContent>
        <mc:Choice Requires="wps">
          <w:drawing>
            <wp:anchor distT="0" distB="0" distL="0" distR="0" simplePos="0" relativeHeight="251658241" behindDoc="1" locked="0" layoutInCell="1" allowOverlap="1" wp14:anchorId="7C2B7CC6" wp14:editId="6A0E890D">
              <wp:simplePos x="0" y="0"/>
              <wp:positionH relativeFrom="page">
                <wp:posOffset>779780</wp:posOffset>
              </wp:positionH>
              <wp:positionV relativeFrom="page">
                <wp:posOffset>9815100</wp:posOffset>
              </wp:positionV>
              <wp:extent cx="3578860" cy="3492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8860" cy="349250"/>
                      </a:xfrm>
                      <a:prstGeom prst="rect">
                        <a:avLst/>
                      </a:prstGeom>
                    </wps:spPr>
                    <wps:txbx>
                      <w:txbxContent>
                        <w:p w14:paraId="7C2B7CCB" w14:textId="2FB27E2B" w:rsidR="001D493C" w:rsidRDefault="00854CE7">
                          <w:pPr>
                            <w:ind w:left="20"/>
                            <w:rPr>
                              <w:rFonts w:ascii="Verdana"/>
                              <w:sz w:val="14"/>
                            </w:rPr>
                          </w:pPr>
                          <w:r>
                            <w:rPr>
                              <w:rFonts w:ascii="Verdana"/>
                              <w:noProof/>
                              <w:sz w:val="14"/>
                            </w:rPr>
                            <w:drawing>
                              <wp:inline distT="0" distB="0" distL="0" distR="0" wp14:anchorId="6D9EF24A" wp14:editId="20EFDF09">
                                <wp:extent cx="1219202" cy="182880"/>
                                <wp:effectExtent l="0" t="0" r="0" b="7620"/>
                                <wp:docPr id="830724902"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24902" name="Picture 1" descr="A blu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19202" cy="182880"/>
                                        </a:xfrm>
                                        <a:prstGeom prst="rect">
                                          <a:avLst/>
                                        </a:prstGeom>
                                      </pic:spPr>
                                    </pic:pic>
                                  </a:graphicData>
                                </a:graphic>
                              </wp:inline>
                            </w:drawing>
                          </w:r>
                        </w:p>
                      </w:txbxContent>
                    </wps:txbx>
                    <wps:bodyPr wrap="square" lIns="0" tIns="0" rIns="0" bIns="0" rtlCol="0">
                      <a:noAutofit/>
                    </wps:bodyPr>
                  </wps:wsp>
                </a:graphicData>
              </a:graphic>
            </wp:anchor>
          </w:drawing>
        </mc:Choice>
        <mc:Fallback>
          <w:pict>
            <v:shape w14:anchorId="7C2B7CC6" id="Textbox 7" o:spid="_x0000_s1027" type="#_x0000_t202" style="position:absolute;left:0;text-align:left;margin-left:61.4pt;margin-top:772.85pt;width:281.8pt;height:27.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" filled="f" stroked="f">
              <v:textbox inset="0,0,0,0">
                <w:txbxContent>
                  <w:p w14:paraId="7C2B7CCB" w14:textId="2FB27E2B" w:rsidR="001D493C" w:rsidRDefault="00854CE7">
                    <w:pPr>
                      <w:ind w:left="20"/>
                      <w:rPr>
                        <w:rFonts w:ascii="Verdana"/>
                        <w:sz w:val="14"/>
                      </w:rPr>
                    </w:pPr>
                    <w:r>
                      <w:rPr>
                        <w:rFonts w:ascii="Verdana"/>
                        <w:noProof/>
                        <w:sz w:val="14"/>
                      </w:rPr>
                      <w:drawing>
                        <wp:inline distT="0" distB="0" distL="0" distR="0" wp14:anchorId="6D9EF24A" wp14:editId="20EFDF09">
                          <wp:extent cx="1219202" cy="182880"/>
                          <wp:effectExtent l="0" t="0" r="0" b="7620"/>
                          <wp:docPr id="830724902"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24902" name="Picture 1" descr="A blu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19202" cy="182880"/>
                                  </a:xfrm>
                                  <a:prstGeom prst="rect">
                                    <a:avLst/>
                                  </a:prstGeom>
                                </pic:spPr>
                              </pic:pic>
                            </a:graphicData>
                          </a:graphic>
                        </wp:inline>
                      </w:drawing>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68C4" w14:textId="77777777" w:rsidR="00483680" w:rsidRDefault="00483680">
      <w:r>
        <w:separator/>
      </w:r>
    </w:p>
  </w:footnote>
  <w:footnote w:type="continuationSeparator" w:id="0">
    <w:p w14:paraId="50CC7FA9" w14:textId="77777777" w:rsidR="00483680" w:rsidRDefault="00483680">
      <w:r>
        <w:continuationSeparator/>
      </w:r>
    </w:p>
  </w:footnote>
  <w:footnote w:type="continuationNotice" w:id="1">
    <w:p w14:paraId="4EA43794" w14:textId="77777777" w:rsidR="00483680" w:rsidRDefault="00483680">
      <w:pPr>
        <w:spacing w:before="0" w:after="0" w:line="240" w:lineRule="auto"/>
      </w:pPr>
    </w:p>
  </w:footnote>
  <w:footnote w:id="2">
    <w:p w14:paraId="7181C148" w14:textId="5D9188C1" w:rsidR="00B92A57" w:rsidRDefault="00B92A57">
      <w:pPr>
        <w:pStyle w:val="FootnoteText"/>
      </w:pPr>
      <w:ins w:id="125" w:author="Chu, Paula" w:date="2025-09-03T16:20:00Z" w16du:dateUtc="2025-09-03T14:20:00Z">
        <w:r>
          <w:rPr>
            <w:rStyle w:val="FootnoteReference"/>
          </w:rPr>
          <w:footnoteRef/>
        </w:r>
        <w:r>
          <w:t xml:space="preserve"> </w:t>
        </w:r>
      </w:ins>
      <w:ins w:id="126" w:author="Chu, Paula" w:date="2025-09-03T16:21:00Z" w16du:dateUtc="2025-09-03T14:21:00Z">
        <w:r>
          <w:t xml:space="preserve">Kawabata, H; Tran, M; Hines, P. </w:t>
        </w:r>
      </w:ins>
      <w:ins w:id="127" w:author="Chu, Paula" w:date="2025-09-03T16:22:00Z" w16du:dateUtc="2025-09-03T14:22:00Z">
        <w:r w:rsidRPr="00B92A57">
          <w:t>https://support.sas.com/resources/papers/proceedings/proceedings/sugi29/173-29.pdf</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7AA"/>
    <w:multiLevelType w:val="hybridMultilevel"/>
    <w:tmpl w:val="1D70C3C6"/>
    <w:lvl w:ilvl="0" w:tplc="04090001">
      <w:start w:val="1"/>
      <w:numFmt w:val="bullet"/>
      <w:lvlText w:val=""/>
      <w:lvlJc w:val="left"/>
      <w:pPr>
        <w:ind w:left="462" w:hanging="360"/>
      </w:pPr>
      <w:rPr>
        <w:rFonts w:ascii="Symbol" w:hAnsi="Symbol" w:hint="default"/>
      </w:rPr>
    </w:lvl>
    <w:lvl w:ilvl="1" w:tplc="04090003">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1" w15:restartNumberingAfterBreak="0">
    <w:nsid w:val="2A42632C"/>
    <w:multiLevelType w:val="multilevel"/>
    <w:tmpl w:val="7C50B02A"/>
    <w:lvl w:ilvl="0">
      <w:start w:val="1"/>
      <w:numFmt w:val="decimal"/>
      <w:lvlText w:val="%1."/>
      <w:lvlJc w:val="left"/>
      <w:pPr>
        <w:ind w:left="612" w:hanging="385"/>
      </w:pPr>
      <w:rPr>
        <w:rFonts w:ascii="Times New Roman" w:eastAsia="Verdana" w:hAnsi="Times New Roman" w:cs="Times New Roman" w:hint="default"/>
        <w:b/>
        <w:bCs/>
        <w:i w:val="0"/>
        <w:iCs w:val="0"/>
        <w:spacing w:val="-1"/>
        <w:w w:val="100"/>
        <w:sz w:val="27"/>
        <w:szCs w:val="27"/>
        <w:lang w:val="en-US" w:eastAsia="en-US" w:bidi="ar-SA"/>
      </w:rPr>
    </w:lvl>
    <w:lvl w:ilvl="1">
      <w:start w:val="1"/>
      <w:numFmt w:val="decimal"/>
      <w:lvlText w:val="%1.%2."/>
      <w:lvlJc w:val="left"/>
      <w:pPr>
        <w:ind w:left="772" w:hanging="545"/>
      </w:pPr>
      <w:rPr>
        <w:rFonts w:ascii="Times New Roman" w:eastAsia="Verdana" w:hAnsi="Times New Roman" w:cs="Times New Roman" w:hint="default"/>
        <w:b/>
        <w:bCs/>
        <w:i/>
        <w:iCs/>
        <w:spacing w:val="-2"/>
        <w:w w:val="100"/>
        <w:sz w:val="22"/>
        <w:szCs w:val="22"/>
        <w:lang w:val="en-US" w:eastAsia="en-US" w:bidi="ar-SA"/>
      </w:rPr>
    </w:lvl>
    <w:lvl w:ilvl="2">
      <w:numFmt w:val="bullet"/>
      <w:lvlText w:val="•"/>
      <w:lvlJc w:val="left"/>
      <w:pPr>
        <w:ind w:left="1789" w:hanging="545"/>
      </w:pPr>
      <w:rPr>
        <w:rFonts w:hint="default"/>
        <w:lang w:val="en-US" w:eastAsia="en-US" w:bidi="ar-SA"/>
      </w:rPr>
    </w:lvl>
    <w:lvl w:ilvl="3">
      <w:numFmt w:val="bullet"/>
      <w:lvlText w:val="•"/>
      <w:lvlJc w:val="left"/>
      <w:pPr>
        <w:ind w:left="2799" w:hanging="545"/>
      </w:pPr>
      <w:rPr>
        <w:rFonts w:hint="default"/>
        <w:lang w:val="en-US" w:eastAsia="en-US" w:bidi="ar-SA"/>
      </w:rPr>
    </w:lvl>
    <w:lvl w:ilvl="4">
      <w:numFmt w:val="bullet"/>
      <w:lvlText w:val="•"/>
      <w:lvlJc w:val="left"/>
      <w:pPr>
        <w:ind w:left="3808" w:hanging="545"/>
      </w:pPr>
      <w:rPr>
        <w:rFonts w:hint="default"/>
        <w:lang w:val="en-US" w:eastAsia="en-US" w:bidi="ar-SA"/>
      </w:rPr>
    </w:lvl>
    <w:lvl w:ilvl="5">
      <w:numFmt w:val="bullet"/>
      <w:lvlText w:val="•"/>
      <w:lvlJc w:val="left"/>
      <w:pPr>
        <w:ind w:left="4818" w:hanging="545"/>
      </w:pPr>
      <w:rPr>
        <w:rFonts w:hint="default"/>
        <w:lang w:val="en-US" w:eastAsia="en-US" w:bidi="ar-SA"/>
      </w:rPr>
    </w:lvl>
    <w:lvl w:ilvl="6">
      <w:numFmt w:val="bullet"/>
      <w:lvlText w:val="•"/>
      <w:lvlJc w:val="left"/>
      <w:pPr>
        <w:ind w:left="5828" w:hanging="545"/>
      </w:pPr>
      <w:rPr>
        <w:rFonts w:hint="default"/>
        <w:lang w:val="en-US" w:eastAsia="en-US" w:bidi="ar-SA"/>
      </w:rPr>
    </w:lvl>
    <w:lvl w:ilvl="7">
      <w:numFmt w:val="bullet"/>
      <w:lvlText w:val="•"/>
      <w:lvlJc w:val="left"/>
      <w:pPr>
        <w:ind w:left="6837" w:hanging="545"/>
      </w:pPr>
      <w:rPr>
        <w:rFonts w:hint="default"/>
        <w:lang w:val="en-US" w:eastAsia="en-US" w:bidi="ar-SA"/>
      </w:rPr>
    </w:lvl>
    <w:lvl w:ilvl="8">
      <w:numFmt w:val="bullet"/>
      <w:lvlText w:val="•"/>
      <w:lvlJc w:val="left"/>
      <w:pPr>
        <w:ind w:left="7847" w:hanging="545"/>
      </w:pPr>
      <w:rPr>
        <w:rFonts w:hint="default"/>
        <w:lang w:val="en-US" w:eastAsia="en-US" w:bidi="ar-SA"/>
      </w:rPr>
    </w:lvl>
  </w:abstractNum>
  <w:abstractNum w:abstractNumId="2" w15:restartNumberingAfterBreak="0">
    <w:nsid w:val="2B2F61D7"/>
    <w:multiLevelType w:val="multilevel"/>
    <w:tmpl w:val="3FB8E0FE"/>
    <w:lvl w:ilvl="0">
      <w:start w:val="1"/>
      <w:numFmt w:val="decimal"/>
      <w:lvlText w:val="%1."/>
      <w:lvlJc w:val="left"/>
      <w:pPr>
        <w:ind w:left="537" w:hanging="310"/>
      </w:pPr>
      <w:rPr>
        <w:rFonts w:ascii="Verdana" w:eastAsia="Verdana" w:hAnsi="Verdana" w:cs="Verdana" w:hint="default"/>
        <w:b/>
        <w:bCs/>
        <w:i w:val="0"/>
        <w:iCs w:val="0"/>
        <w:spacing w:val="-2"/>
        <w:w w:val="100"/>
        <w:sz w:val="22"/>
        <w:szCs w:val="22"/>
        <w:lang w:val="en-US" w:eastAsia="en-US" w:bidi="ar-SA"/>
      </w:rPr>
    </w:lvl>
    <w:lvl w:ilvl="1">
      <w:start w:val="1"/>
      <w:numFmt w:val="decimal"/>
      <w:lvlText w:val="%1.%2."/>
      <w:lvlJc w:val="left"/>
      <w:pPr>
        <w:ind w:left="695" w:hanging="468"/>
      </w:pPr>
      <w:rPr>
        <w:rFonts w:ascii="Verdana" w:eastAsia="Verdana" w:hAnsi="Verdana" w:cs="Verdana" w:hint="default"/>
        <w:b w:val="0"/>
        <w:bCs w:val="0"/>
        <w:i w:val="0"/>
        <w:iCs w:val="0"/>
        <w:spacing w:val="-1"/>
        <w:w w:val="99"/>
        <w:sz w:val="20"/>
        <w:szCs w:val="20"/>
        <w:lang w:val="en-US" w:eastAsia="en-US" w:bidi="ar-SA"/>
      </w:rPr>
    </w:lvl>
    <w:lvl w:ilvl="2">
      <w:numFmt w:val="bullet"/>
      <w:lvlText w:val="•"/>
      <w:lvlJc w:val="left"/>
      <w:pPr>
        <w:ind w:left="1718" w:hanging="468"/>
      </w:pPr>
      <w:rPr>
        <w:rFonts w:hint="default"/>
        <w:lang w:val="en-US" w:eastAsia="en-US" w:bidi="ar-SA"/>
      </w:rPr>
    </w:lvl>
    <w:lvl w:ilvl="3">
      <w:numFmt w:val="bullet"/>
      <w:lvlText w:val="•"/>
      <w:lvlJc w:val="left"/>
      <w:pPr>
        <w:ind w:left="2736" w:hanging="468"/>
      </w:pPr>
      <w:rPr>
        <w:rFonts w:hint="default"/>
        <w:lang w:val="en-US" w:eastAsia="en-US" w:bidi="ar-SA"/>
      </w:rPr>
    </w:lvl>
    <w:lvl w:ilvl="4">
      <w:numFmt w:val="bullet"/>
      <w:lvlText w:val="•"/>
      <w:lvlJc w:val="left"/>
      <w:pPr>
        <w:ind w:left="3755" w:hanging="468"/>
      </w:pPr>
      <w:rPr>
        <w:rFonts w:hint="default"/>
        <w:lang w:val="en-US" w:eastAsia="en-US" w:bidi="ar-SA"/>
      </w:rPr>
    </w:lvl>
    <w:lvl w:ilvl="5">
      <w:numFmt w:val="bullet"/>
      <w:lvlText w:val="•"/>
      <w:lvlJc w:val="left"/>
      <w:pPr>
        <w:ind w:left="4773" w:hanging="468"/>
      </w:pPr>
      <w:rPr>
        <w:rFonts w:hint="default"/>
        <w:lang w:val="en-US" w:eastAsia="en-US" w:bidi="ar-SA"/>
      </w:rPr>
    </w:lvl>
    <w:lvl w:ilvl="6">
      <w:numFmt w:val="bullet"/>
      <w:lvlText w:val="•"/>
      <w:lvlJc w:val="left"/>
      <w:pPr>
        <w:ind w:left="5792" w:hanging="468"/>
      </w:pPr>
      <w:rPr>
        <w:rFonts w:hint="default"/>
        <w:lang w:val="en-US" w:eastAsia="en-US" w:bidi="ar-SA"/>
      </w:rPr>
    </w:lvl>
    <w:lvl w:ilvl="7">
      <w:numFmt w:val="bullet"/>
      <w:lvlText w:val="•"/>
      <w:lvlJc w:val="left"/>
      <w:pPr>
        <w:ind w:left="6810" w:hanging="468"/>
      </w:pPr>
      <w:rPr>
        <w:rFonts w:hint="default"/>
        <w:lang w:val="en-US" w:eastAsia="en-US" w:bidi="ar-SA"/>
      </w:rPr>
    </w:lvl>
    <w:lvl w:ilvl="8">
      <w:numFmt w:val="bullet"/>
      <w:lvlText w:val="•"/>
      <w:lvlJc w:val="left"/>
      <w:pPr>
        <w:ind w:left="7829" w:hanging="468"/>
      </w:pPr>
      <w:rPr>
        <w:rFonts w:hint="default"/>
        <w:lang w:val="en-US" w:eastAsia="en-US" w:bidi="ar-SA"/>
      </w:rPr>
    </w:lvl>
  </w:abstractNum>
  <w:abstractNum w:abstractNumId="3" w15:restartNumberingAfterBreak="0">
    <w:nsid w:val="347F19C8"/>
    <w:multiLevelType w:val="hybridMultilevel"/>
    <w:tmpl w:val="8570AC3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380C5803"/>
    <w:multiLevelType w:val="hybridMultilevel"/>
    <w:tmpl w:val="48AE92BA"/>
    <w:lvl w:ilvl="0" w:tplc="04070001">
      <w:start w:val="1"/>
      <w:numFmt w:val="bullet"/>
      <w:lvlText w:val=""/>
      <w:lvlJc w:val="left"/>
      <w:pPr>
        <w:ind w:left="947" w:hanging="360"/>
      </w:pPr>
      <w:rPr>
        <w:rFonts w:ascii="Symbol" w:hAnsi="Symbol" w:hint="default"/>
      </w:rPr>
    </w:lvl>
    <w:lvl w:ilvl="1" w:tplc="04070003" w:tentative="1">
      <w:start w:val="1"/>
      <w:numFmt w:val="bullet"/>
      <w:lvlText w:val="o"/>
      <w:lvlJc w:val="left"/>
      <w:pPr>
        <w:ind w:left="1667" w:hanging="360"/>
      </w:pPr>
      <w:rPr>
        <w:rFonts w:ascii="Courier New" w:hAnsi="Courier New" w:cs="Courier New" w:hint="default"/>
      </w:rPr>
    </w:lvl>
    <w:lvl w:ilvl="2" w:tplc="04070005" w:tentative="1">
      <w:start w:val="1"/>
      <w:numFmt w:val="bullet"/>
      <w:lvlText w:val=""/>
      <w:lvlJc w:val="left"/>
      <w:pPr>
        <w:ind w:left="2387" w:hanging="360"/>
      </w:pPr>
      <w:rPr>
        <w:rFonts w:ascii="Wingdings" w:hAnsi="Wingdings" w:hint="default"/>
      </w:rPr>
    </w:lvl>
    <w:lvl w:ilvl="3" w:tplc="04070001" w:tentative="1">
      <w:start w:val="1"/>
      <w:numFmt w:val="bullet"/>
      <w:lvlText w:val=""/>
      <w:lvlJc w:val="left"/>
      <w:pPr>
        <w:ind w:left="3107" w:hanging="360"/>
      </w:pPr>
      <w:rPr>
        <w:rFonts w:ascii="Symbol" w:hAnsi="Symbol" w:hint="default"/>
      </w:rPr>
    </w:lvl>
    <w:lvl w:ilvl="4" w:tplc="04070003" w:tentative="1">
      <w:start w:val="1"/>
      <w:numFmt w:val="bullet"/>
      <w:lvlText w:val="o"/>
      <w:lvlJc w:val="left"/>
      <w:pPr>
        <w:ind w:left="3827" w:hanging="360"/>
      </w:pPr>
      <w:rPr>
        <w:rFonts w:ascii="Courier New" w:hAnsi="Courier New" w:cs="Courier New" w:hint="default"/>
      </w:rPr>
    </w:lvl>
    <w:lvl w:ilvl="5" w:tplc="04070005" w:tentative="1">
      <w:start w:val="1"/>
      <w:numFmt w:val="bullet"/>
      <w:lvlText w:val=""/>
      <w:lvlJc w:val="left"/>
      <w:pPr>
        <w:ind w:left="4547" w:hanging="360"/>
      </w:pPr>
      <w:rPr>
        <w:rFonts w:ascii="Wingdings" w:hAnsi="Wingdings" w:hint="default"/>
      </w:rPr>
    </w:lvl>
    <w:lvl w:ilvl="6" w:tplc="04070001" w:tentative="1">
      <w:start w:val="1"/>
      <w:numFmt w:val="bullet"/>
      <w:lvlText w:val=""/>
      <w:lvlJc w:val="left"/>
      <w:pPr>
        <w:ind w:left="5267" w:hanging="360"/>
      </w:pPr>
      <w:rPr>
        <w:rFonts w:ascii="Symbol" w:hAnsi="Symbol" w:hint="default"/>
      </w:rPr>
    </w:lvl>
    <w:lvl w:ilvl="7" w:tplc="04070003" w:tentative="1">
      <w:start w:val="1"/>
      <w:numFmt w:val="bullet"/>
      <w:lvlText w:val="o"/>
      <w:lvlJc w:val="left"/>
      <w:pPr>
        <w:ind w:left="5987" w:hanging="360"/>
      </w:pPr>
      <w:rPr>
        <w:rFonts w:ascii="Courier New" w:hAnsi="Courier New" w:cs="Courier New" w:hint="default"/>
      </w:rPr>
    </w:lvl>
    <w:lvl w:ilvl="8" w:tplc="04070005" w:tentative="1">
      <w:start w:val="1"/>
      <w:numFmt w:val="bullet"/>
      <w:lvlText w:val=""/>
      <w:lvlJc w:val="left"/>
      <w:pPr>
        <w:ind w:left="6707" w:hanging="360"/>
      </w:pPr>
      <w:rPr>
        <w:rFonts w:ascii="Wingdings" w:hAnsi="Wingdings" w:hint="default"/>
      </w:rPr>
    </w:lvl>
  </w:abstractNum>
  <w:abstractNum w:abstractNumId="5" w15:restartNumberingAfterBreak="0">
    <w:nsid w:val="44B81BDF"/>
    <w:multiLevelType w:val="hybridMultilevel"/>
    <w:tmpl w:val="0748A1D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63F156B1"/>
    <w:multiLevelType w:val="hybridMultilevel"/>
    <w:tmpl w:val="B4C0CB3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7037338B"/>
    <w:multiLevelType w:val="hybridMultilevel"/>
    <w:tmpl w:val="16D0AF9E"/>
    <w:lvl w:ilvl="0" w:tplc="04090001">
      <w:start w:val="1"/>
      <w:numFmt w:val="bullet"/>
      <w:lvlText w:val=""/>
      <w:lvlJc w:val="left"/>
      <w:pPr>
        <w:ind w:left="587" w:hanging="360"/>
      </w:pPr>
      <w:rPr>
        <w:rFonts w:ascii="Symbol" w:hAnsi="Symbol" w:hint="default"/>
      </w:rPr>
    </w:lvl>
    <w:lvl w:ilvl="1" w:tplc="04070003" w:tentative="1">
      <w:start w:val="1"/>
      <w:numFmt w:val="bullet"/>
      <w:lvlText w:val="o"/>
      <w:lvlJc w:val="left"/>
      <w:pPr>
        <w:ind w:left="1307" w:hanging="360"/>
      </w:pPr>
      <w:rPr>
        <w:rFonts w:ascii="Courier New" w:hAnsi="Courier New" w:cs="Courier New" w:hint="default"/>
      </w:rPr>
    </w:lvl>
    <w:lvl w:ilvl="2" w:tplc="04070005" w:tentative="1">
      <w:start w:val="1"/>
      <w:numFmt w:val="bullet"/>
      <w:lvlText w:val=""/>
      <w:lvlJc w:val="left"/>
      <w:pPr>
        <w:ind w:left="2027" w:hanging="360"/>
      </w:pPr>
      <w:rPr>
        <w:rFonts w:ascii="Wingdings" w:hAnsi="Wingdings" w:hint="default"/>
      </w:rPr>
    </w:lvl>
    <w:lvl w:ilvl="3" w:tplc="04070001" w:tentative="1">
      <w:start w:val="1"/>
      <w:numFmt w:val="bullet"/>
      <w:lvlText w:val=""/>
      <w:lvlJc w:val="left"/>
      <w:pPr>
        <w:ind w:left="2747" w:hanging="360"/>
      </w:pPr>
      <w:rPr>
        <w:rFonts w:ascii="Symbol" w:hAnsi="Symbol" w:hint="default"/>
      </w:rPr>
    </w:lvl>
    <w:lvl w:ilvl="4" w:tplc="04070003" w:tentative="1">
      <w:start w:val="1"/>
      <w:numFmt w:val="bullet"/>
      <w:lvlText w:val="o"/>
      <w:lvlJc w:val="left"/>
      <w:pPr>
        <w:ind w:left="3467" w:hanging="360"/>
      </w:pPr>
      <w:rPr>
        <w:rFonts w:ascii="Courier New" w:hAnsi="Courier New" w:cs="Courier New" w:hint="default"/>
      </w:rPr>
    </w:lvl>
    <w:lvl w:ilvl="5" w:tplc="04070005" w:tentative="1">
      <w:start w:val="1"/>
      <w:numFmt w:val="bullet"/>
      <w:lvlText w:val=""/>
      <w:lvlJc w:val="left"/>
      <w:pPr>
        <w:ind w:left="4187" w:hanging="360"/>
      </w:pPr>
      <w:rPr>
        <w:rFonts w:ascii="Wingdings" w:hAnsi="Wingdings" w:hint="default"/>
      </w:rPr>
    </w:lvl>
    <w:lvl w:ilvl="6" w:tplc="04070001" w:tentative="1">
      <w:start w:val="1"/>
      <w:numFmt w:val="bullet"/>
      <w:lvlText w:val=""/>
      <w:lvlJc w:val="left"/>
      <w:pPr>
        <w:ind w:left="4907" w:hanging="360"/>
      </w:pPr>
      <w:rPr>
        <w:rFonts w:ascii="Symbol" w:hAnsi="Symbol" w:hint="default"/>
      </w:rPr>
    </w:lvl>
    <w:lvl w:ilvl="7" w:tplc="04070003" w:tentative="1">
      <w:start w:val="1"/>
      <w:numFmt w:val="bullet"/>
      <w:lvlText w:val="o"/>
      <w:lvlJc w:val="left"/>
      <w:pPr>
        <w:ind w:left="5627" w:hanging="360"/>
      </w:pPr>
      <w:rPr>
        <w:rFonts w:ascii="Courier New" w:hAnsi="Courier New" w:cs="Courier New" w:hint="default"/>
      </w:rPr>
    </w:lvl>
    <w:lvl w:ilvl="8" w:tplc="04070005" w:tentative="1">
      <w:start w:val="1"/>
      <w:numFmt w:val="bullet"/>
      <w:lvlText w:val=""/>
      <w:lvlJc w:val="left"/>
      <w:pPr>
        <w:ind w:left="6347" w:hanging="360"/>
      </w:pPr>
      <w:rPr>
        <w:rFonts w:ascii="Wingdings" w:hAnsi="Wingdings" w:hint="default"/>
      </w:rPr>
    </w:lvl>
  </w:abstractNum>
  <w:abstractNum w:abstractNumId="8" w15:restartNumberingAfterBreak="0">
    <w:nsid w:val="7E8D326F"/>
    <w:multiLevelType w:val="hybridMultilevel"/>
    <w:tmpl w:val="3DE27BC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8232536">
    <w:abstractNumId w:val="2"/>
  </w:num>
  <w:num w:numId="2" w16cid:durableId="405038020">
    <w:abstractNumId w:val="1"/>
  </w:num>
  <w:num w:numId="3" w16cid:durableId="1641617289">
    <w:abstractNumId w:val="0"/>
  </w:num>
  <w:num w:numId="4" w16cid:durableId="800732918">
    <w:abstractNumId w:val="4"/>
  </w:num>
  <w:num w:numId="5" w16cid:durableId="321204750">
    <w:abstractNumId w:val="7"/>
  </w:num>
  <w:num w:numId="6" w16cid:durableId="1991014901">
    <w:abstractNumId w:val="8"/>
  </w:num>
  <w:num w:numId="7" w16cid:durableId="1229225960">
    <w:abstractNumId w:val="5"/>
  </w:num>
  <w:num w:numId="8" w16cid:durableId="1315720602">
    <w:abstractNumId w:val="6"/>
  </w:num>
  <w:num w:numId="9" w16cid:durableId="24703496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ering, Tammo">
    <w15:presenceInfo w15:providerId="AD" w15:userId="S::a127256@amerisourcebergen.com::24ead84f-33b2-405d-a532-7e2aec582d71"/>
  </w15:person>
  <w15:person w15:author="Chu, Paula">
    <w15:presenceInfo w15:providerId="AD" w15:userId="S::paula.chu@organon.com::cba30863-e8d1-424e-b4ad-1477a0003654"/>
  </w15:person>
  <w15:person w15:author="Irvine, Ryan [2]">
    <w15:presenceInfo w15:providerId="None" w15:userId="Irvine, Ryan"/>
  </w15:person>
  <w15:person w15:author="Irvine, Ryan">
    <w15:presenceInfo w15:providerId="AD" w15:userId="S::ryan.irvine@organon.com::9323ca53-6d86-4033-a7d1-8ca4b66fed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0ffp95gsdpsxef90ox9fpps2awr0epat50&quot;&gt;Headache&lt;record-ids&gt;&lt;item&gt;5&lt;/item&gt;&lt;item&gt;6&lt;/item&gt;&lt;item&gt;8&lt;/item&gt;&lt;item&gt;11&lt;/item&gt;&lt;item&gt;12&lt;/item&gt;&lt;item&gt;13&lt;/item&gt;&lt;item&gt;16&lt;/item&gt;&lt;item&gt;17&lt;/item&gt;&lt;item&gt;18&lt;/item&gt;&lt;/record-ids&gt;&lt;/item&gt;&lt;/Libraries&gt;"/>
  </w:docVars>
  <w:rsids>
    <w:rsidRoot w:val="001D493C"/>
    <w:rsid w:val="000066A4"/>
    <w:rsid w:val="0000686A"/>
    <w:rsid w:val="0000765A"/>
    <w:rsid w:val="000156DF"/>
    <w:rsid w:val="0002351C"/>
    <w:rsid w:val="000246E3"/>
    <w:rsid w:val="000333BE"/>
    <w:rsid w:val="00040217"/>
    <w:rsid w:val="0004095C"/>
    <w:rsid w:val="00040EC5"/>
    <w:rsid w:val="00041FED"/>
    <w:rsid w:val="000428E2"/>
    <w:rsid w:val="00042D55"/>
    <w:rsid w:val="000472D7"/>
    <w:rsid w:val="00051943"/>
    <w:rsid w:val="0005427B"/>
    <w:rsid w:val="00054385"/>
    <w:rsid w:val="000618BB"/>
    <w:rsid w:val="000618D6"/>
    <w:rsid w:val="00065B10"/>
    <w:rsid w:val="000660DD"/>
    <w:rsid w:val="0007044A"/>
    <w:rsid w:val="00077303"/>
    <w:rsid w:val="000825DF"/>
    <w:rsid w:val="00083399"/>
    <w:rsid w:val="00090730"/>
    <w:rsid w:val="00090957"/>
    <w:rsid w:val="00092583"/>
    <w:rsid w:val="00092966"/>
    <w:rsid w:val="00093124"/>
    <w:rsid w:val="0009369A"/>
    <w:rsid w:val="0009385F"/>
    <w:rsid w:val="00097DAE"/>
    <w:rsid w:val="000B01A5"/>
    <w:rsid w:val="000B1E50"/>
    <w:rsid w:val="000B7D84"/>
    <w:rsid w:val="000C0F49"/>
    <w:rsid w:val="000C19BF"/>
    <w:rsid w:val="000C3387"/>
    <w:rsid w:val="000C44B1"/>
    <w:rsid w:val="000C51E9"/>
    <w:rsid w:val="000C5FAD"/>
    <w:rsid w:val="000D5A92"/>
    <w:rsid w:val="000D7CCA"/>
    <w:rsid w:val="000E0F74"/>
    <w:rsid w:val="000E13AE"/>
    <w:rsid w:val="000E2F88"/>
    <w:rsid w:val="001039FA"/>
    <w:rsid w:val="00105AFE"/>
    <w:rsid w:val="0011208D"/>
    <w:rsid w:val="00112544"/>
    <w:rsid w:val="00113842"/>
    <w:rsid w:val="001178AF"/>
    <w:rsid w:val="00121CF3"/>
    <w:rsid w:val="00124263"/>
    <w:rsid w:val="00126570"/>
    <w:rsid w:val="0012760D"/>
    <w:rsid w:val="00131A7E"/>
    <w:rsid w:val="00133AFE"/>
    <w:rsid w:val="0013402C"/>
    <w:rsid w:val="0013470D"/>
    <w:rsid w:val="001379C3"/>
    <w:rsid w:val="001408AD"/>
    <w:rsid w:val="00141CF4"/>
    <w:rsid w:val="001438A2"/>
    <w:rsid w:val="001455D4"/>
    <w:rsid w:val="001461EF"/>
    <w:rsid w:val="001609B3"/>
    <w:rsid w:val="00161D25"/>
    <w:rsid w:val="00165A9C"/>
    <w:rsid w:val="0017122B"/>
    <w:rsid w:val="00174388"/>
    <w:rsid w:val="001813D8"/>
    <w:rsid w:val="00182FE5"/>
    <w:rsid w:val="00193438"/>
    <w:rsid w:val="00193F3F"/>
    <w:rsid w:val="001A6B8C"/>
    <w:rsid w:val="001A723A"/>
    <w:rsid w:val="001B26BA"/>
    <w:rsid w:val="001B4F43"/>
    <w:rsid w:val="001B6B6E"/>
    <w:rsid w:val="001C41D7"/>
    <w:rsid w:val="001C4BF0"/>
    <w:rsid w:val="001D0C0F"/>
    <w:rsid w:val="001D493C"/>
    <w:rsid w:val="001D6072"/>
    <w:rsid w:val="001D6081"/>
    <w:rsid w:val="001D7034"/>
    <w:rsid w:val="001E1E0E"/>
    <w:rsid w:val="001E229E"/>
    <w:rsid w:val="001E32EC"/>
    <w:rsid w:val="001E3D82"/>
    <w:rsid w:val="001F5149"/>
    <w:rsid w:val="001F7C27"/>
    <w:rsid w:val="00202416"/>
    <w:rsid w:val="002048A6"/>
    <w:rsid w:val="00206178"/>
    <w:rsid w:val="0021270D"/>
    <w:rsid w:val="00216520"/>
    <w:rsid w:val="0022006A"/>
    <w:rsid w:val="002226C2"/>
    <w:rsid w:val="00226AD8"/>
    <w:rsid w:val="00232F74"/>
    <w:rsid w:val="0023525C"/>
    <w:rsid w:val="002365E3"/>
    <w:rsid w:val="0024554F"/>
    <w:rsid w:val="0025017F"/>
    <w:rsid w:val="0025075E"/>
    <w:rsid w:val="00253DCC"/>
    <w:rsid w:val="00253E58"/>
    <w:rsid w:val="00254F8D"/>
    <w:rsid w:val="002564D9"/>
    <w:rsid w:val="00257606"/>
    <w:rsid w:val="002628BD"/>
    <w:rsid w:val="00266C5F"/>
    <w:rsid w:val="002750FA"/>
    <w:rsid w:val="00281130"/>
    <w:rsid w:val="002833CD"/>
    <w:rsid w:val="00283C78"/>
    <w:rsid w:val="00286FE1"/>
    <w:rsid w:val="002908E6"/>
    <w:rsid w:val="0029095B"/>
    <w:rsid w:val="0029172D"/>
    <w:rsid w:val="00292502"/>
    <w:rsid w:val="0029276A"/>
    <w:rsid w:val="002A19AD"/>
    <w:rsid w:val="002A452E"/>
    <w:rsid w:val="002B017F"/>
    <w:rsid w:val="002B05D3"/>
    <w:rsid w:val="002B5C55"/>
    <w:rsid w:val="002C7759"/>
    <w:rsid w:val="002D5F50"/>
    <w:rsid w:val="002E2156"/>
    <w:rsid w:val="002E2D27"/>
    <w:rsid w:val="00300A49"/>
    <w:rsid w:val="0030322C"/>
    <w:rsid w:val="00307B78"/>
    <w:rsid w:val="00320BB1"/>
    <w:rsid w:val="00321FCA"/>
    <w:rsid w:val="00323DAF"/>
    <w:rsid w:val="003258EB"/>
    <w:rsid w:val="003277F3"/>
    <w:rsid w:val="00327B7F"/>
    <w:rsid w:val="00333AE1"/>
    <w:rsid w:val="00340BDE"/>
    <w:rsid w:val="003445D3"/>
    <w:rsid w:val="003501AE"/>
    <w:rsid w:val="00352F3C"/>
    <w:rsid w:val="003671E5"/>
    <w:rsid w:val="00381253"/>
    <w:rsid w:val="00381BFD"/>
    <w:rsid w:val="003872D0"/>
    <w:rsid w:val="00390098"/>
    <w:rsid w:val="00390447"/>
    <w:rsid w:val="00390ABF"/>
    <w:rsid w:val="00395EF8"/>
    <w:rsid w:val="003A0B0B"/>
    <w:rsid w:val="003A1C34"/>
    <w:rsid w:val="003A3104"/>
    <w:rsid w:val="003A36E5"/>
    <w:rsid w:val="003A4F3B"/>
    <w:rsid w:val="003A6F86"/>
    <w:rsid w:val="003B1AD3"/>
    <w:rsid w:val="003B29B7"/>
    <w:rsid w:val="003B6ECB"/>
    <w:rsid w:val="003C1B79"/>
    <w:rsid w:val="003C6654"/>
    <w:rsid w:val="003C7125"/>
    <w:rsid w:val="003D1724"/>
    <w:rsid w:val="003D2FE0"/>
    <w:rsid w:val="003D5EF6"/>
    <w:rsid w:val="003D60D8"/>
    <w:rsid w:val="003E222E"/>
    <w:rsid w:val="003E59FE"/>
    <w:rsid w:val="003E7C4C"/>
    <w:rsid w:val="003F30AC"/>
    <w:rsid w:val="003F3B67"/>
    <w:rsid w:val="003F484A"/>
    <w:rsid w:val="003F4B16"/>
    <w:rsid w:val="003F5F9B"/>
    <w:rsid w:val="00401B3B"/>
    <w:rsid w:val="00405C07"/>
    <w:rsid w:val="00405EE8"/>
    <w:rsid w:val="0040716C"/>
    <w:rsid w:val="00413970"/>
    <w:rsid w:val="0041553A"/>
    <w:rsid w:val="00416632"/>
    <w:rsid w:val="00416815"/>
    <w:rsid w:val="004301C5"/>
    <w:rsid w:val="00433164"/>
    <w:rsid w:val="0043321C"/>
    <w:rsid w:val="004369D4"/>
    <w:rsid w:val="00442979"/>
    <w:rsid w:val="00445A55"/>
    <w:rsid w:val="00446AB7"/>
    <w:rsid w:val="00446CA5"/>
    <w:rsid w:val="00451AC5"/>
    <w:rsid w:val="00451E01"/>
    <w:rsid w:val="00455DDD"/>
    <w:rsid w:val="00456A01"/>
    <w:rsid w:val="004611DF"/>
    <w:rsid w:val="0046166C"/>
    <w:rsid w:val="0046169C"/>
    <w:rsid w:val="00463F9C"/>
    <w:rsid w:val="00466A09"/>
    <w:rsid w:val="00472A15"/>
    <w:rsid w:val="00483680"/>
    <w:rsid w:val="00484B6C"/>
    <w:rsid w:val="0049471E"/>
    <w:rsid w:val="00495B66"/>
    <w:rsid w:val="004A2B67"/>
    <w:rsid w:val="004A36E9"/>
    <w:rsid w:val="004A59C7"/>
    <w:rsid w:val="004A5D20"/>
    <w:rsid w:val="004A6E31"/>
    <w:rsid w:val="004B0626"/>
    <w:rsid w:val="004B5102"/>
    <w:rsid w:val="004C0CD6"/>
    <w:rsid w:val="004C15E0"/>
    <w:rsid w:val="004C2CD7"/>
    <w:rsid w:val="004C34F1"/>
    <w:rsid w:val="004C7CD2"/>
    <w:rsid w:val="004D2F00"/>
    <w:rsid w:val="004D3F1D"/>
    <w:rsid w:val="004D5260"/>
    <w:rsid w:val="004D5A38"/>
    <w:rsid w:val="004D73A6"/>
    <w:rsid w:val="004E0849"/>
    <w:rsid w:val="004E5F78"/>
    <w:rsid w:val="004F01E2"/>
    <w:rsid w:val="004F0AC0"/>
    <w:rsid w:val="004F7E5C"/>
    <w:rsid w:val="005029FB"/>
    <w:rsid w:val="00506EE9"/>
    <w:rsid w:val="00510751"/>
    <w:rsid w:val="00512466"/>
    <w:rsid w:val="00515D54"/>
    <w:rsid w:val="005201E7"/>
    <w:rsid w:val="005278A4"/>
    <w:rsid w:val="00535F40"/>
    <w:rsid w:val="0054155C"/>
    <w:rsid w:val="00544E70"/>
    <w:rsid w:val="0054537E"/>
    <w:rsid w:val="005467AC"/>
    <w:rsid w:val="00555DAB"/>
    <w:rsid w:val="00556928"/>
    <w:rsid w:val="005600FC"/>
    <w:rsid w:val="00563449"/>
    <w:rsid w:val="00563771"/>
    <w:rsid w:val="005740B8"/>
    <w:rsid w:val="005767F7"/>
    <w:rsid w:val="0058162B"/>
    <w:rsid w:val="0058631D"/>
    <w:rsid w:val="00593241"/>
    <w:rsid w:val="0059368D"/>
    <w:rsid w:val="0059736A"/>
    <w:rsid w:val="005A1716"/>
    <w:rsid w:val="005B3989"/>
    <w:rsid w:val="005B7CB7"/>
    <w:rsid w:val="005C1278"/>
    <w:rsid w:val="005C1519"/>
    <w:rsid w:val="005C2075"/>
    <w:rsid w:val="005C3B19"/>
    <w:rsid w:val="005E0401"/>
    <w:rsid w:val="005E1595"/>
    <w:rsid w:val="005E3ADE"/>
    <w:rsid w:val="005E66C2"/>
    <w:rsid w:val="005E79C4"/>
    <w:rsid w:val="005F1BB2"/>
    <w:rsid w:val="005F2325"/>
    <w:rsid w:val="005F3307"/>
    <w:rsid w:val="00601CE6"/>
    <w:rsid w:val="006076E4"/>
    <w:rsid w:val="006208C8"/>
    <w:rsid w:val="006234EF"/>
    <w:rsid w:val="00627AD7"/>
    <w:rsid w:val="00630370"/>
    <w:rsid w:val="00635C3F"/>
    <w:rsid w:val="00637053"/>
    <w:rsid w:val="006428BC"/>
    <w:rsid w:val="00643053"/>
    <w:rsid w:val="0064763A"/>
    <w:rsid w:val="00653708"/>
    <w:rsid w:val="0065456D"/>
    <w:rsid w:val="0065528C"/>
    <w:rsid w:val="00661A46"/>
    <w:rsid w:val="00662541"/>
    <w:rsid w:val="00663681"/>
    <w:rsid w:val="00665BCD"/>
    <w:rsid w:val="00667A7B"/>
    <w:rsid w:val="006718D8"/>
    <w:rsid w:val="00671C04"/>
    <w:rsid w:val="0067362D"/>
    <w:rsid w:val="0067788E"/>
    <w:rsid w:val="006778F1"/>
    <w:rsid w:val="00680FC5"/>
    <w:rsid w:val="006812ED"/>
    <w:rsid w:val="00682838"/>
    <w:rsid w:val="00682D7F"/>
    <w:rsid w:val="00687C61"/>
    <w:rsid w:val="00692C25"/>
    <w:rsid w:val="00695391"/>
    <w:rsid w:val="00695D5C"/>
    <w:rsid w:val="006A27CF"/>
    <w:rsid w:val="006A391A"/>
    <w:rsid w:val="006A3F1B"/>
    <w:rsid w:val="006A4ABD"/>
    <w:rsid w:val="006A79E4"/>
    <w:rsid w:val="006B0D07"/>
    <w:rsid w:val="006B65A9"/>
    <w:rsid w:val="006B747A"/>
    <w:rsid w:val="006C106F"/>
    <w:rsid w:val="006C1E2A"/>
    <w:rsid w:val="006C3B78"/>
    <w:rsid w:val="006C3C98"/>
    <w:rsid w:val="006C4DEA"/>
    <w:rsid w:val="006C6F0B"/>
    <w:rsid w:val="006D44EA"/>
    <w:rsid w:val="006E313B"/>
    <w:rsid w:val="006E6F46"/>
    <w:rsid w:val="006F076E"/>
    <w:rsid w:val="006F3325"/>
    <w:rsid w:val="006F79DA"/>
    <w:rsid w:val="00702103"/>
    <w:rsid w:val="00703787"/>
    <w:rsid w:val="007043A9"/>
    <w:rsid w:val="00710866"/>
    <w:rsid w:val="00711402"/>
    <w:rsid w:val="007179B5"/>
    <w:rsid w:val="00717C84"/>
    <w:rsid w:val="00722F07"/>
    <w:rsid w:val="00727368"/>
    <w:rsid w:val="00727CF3"/>
    <w:rsid w:val="00734945"/>
    <w:rsid w:val="00735963"/>
    <w:rsid w:val="007374DA"/>
    <w:rsid w:val="0074564F"/>
    <w:rsid w:val="00746AEF"/>
    <w:rsid w:val="00750AB4"/>
    <w:rsid w:val="007528EE"/>
    <w:rsid w:val="00755556"/>
    <w:rsid w:val="00762F05"/>
    <w:rsid w:val="0076480F"/>
    <w:rsid w:val="00765211"/>
    <w:rsid w:val="00765773"/>
    <w:rsid w:val="007667B4"/>
    <w:rsid w:val="00767047"/>
    <w:rsid w:val="00771ADD"/>
    <w:rsid w:val="00771CEC"/>
    <w:rsid w:val="00771DFB"/>
    <w:rsid w:val="0078094E"/>
    <w:rsid w:val="00790499"/>
    <w:rsid w:val="00791333"/>
    <w:rsid w:val="0079482C"/>
    <w:rsid w:val="007A03FA"/>
    <w:rsid w:val="007B33E0"/>
    <w:rsid w:val="007B4A24"/>
    <w:rsid w:val="007C27F8"/>
    <w:rsid w:val="007C2B8C"/>
    <w:rsid w:val="007D439B"/>
    <w:rsid w:val="007D4CA3"/>
    <w:rsid w:val="007D5C71"/>
    <w:rsid w:val="007D5F6C"/>
    <w:rsid w:val="007D675E"/>
    <w:rsid w:val="007D6ADB"/>
    <w:rsid w:val="007D6BA0"/>
    <w:rsid w:val="007D6DE4"/>
    <w:rsid w:val="007D7DA0"/>
    <w:rsid w:val="007E228B"/>
    <w:rsid w:val="007E7DE5"/>
    <w:rsid w:val="007E7F35"/>
    <w:rsid w:val="007F2ECD"/>
    <w:rsid w:val="007F7D65"/>
    <w:rsid w:val="00800C99"/>
    <w:rsid w:val="00802266"/>
    <w:rsid w:val="008031BD"/>
    <w:rsid w:val="008052D2"/>
    <w:rsid w:val="008236B2"/>
    <w:rsid w:val="0082408D"/>
    <w:rsid w:val="0083067B"/>
    <w:rsid w:val="0083234B"/>
    <w:rsid w:val="00834799"/>
    <w:rsid w:val="00836E2B"/>
    <w:rsid w:val="00843899"/>
    <w:rsid w:val="00844631"/>
    <w:rsid w:val="008461D7"/>
    <w:rsid w:val="00847A2A"/>
    <w:rsid w:val="00854CE7"/>
    <w:rsid w:val="00856835"/>
    <w:rsid w:val="0086028B"/>
    <w:rsid w:val="0086252F"/>
    <w:rsid w:val="0086516B"/>
    <w:rsid w:val="00865B52"/>
    <w:rsid w:val="00874B86"/>
    <w:rsid w:val="00876365"/>
    <w:rsid w:val="00877975"/>
    <w:rsid w:val="00877AB3"/>
    <w:rsid w:val="00880DF6"/>
    <w:rsid w:val="008843B9"/>
    <w:rsid w:val="00885316"/>
    <w:rsid w:val="00891C3E"/>
    <w:rsid w:val="008A16CC"/>
    <w:rsid w:val="008A1A27"/>
    <w:rsid w:val="008A66B8"/>
    <w:rsid w:val="008A6DFE"/>
    <w:rsid w:val="008A74BE"/>
    <w:rsid w:val="008B35F0"/>
    <w:rsid w:val="008B520A"/>
    <w:rsid w:val="008B76A8"/>
    <w:rsid w:val="008D2347"/>
    <w:rsid w:val="008E3E3D"/>
    <w:rsid w:val="008E49CB"/>
    <w:rsid w:val="008E5068"/>
    <w:rsid w:val="008E6824"/>
    <w:rsid w:val="008E6F21"/>
    <w:rsid w:val="008F4C68"/>
    <w:rsid w:val="008F5B28"/>
    <w:rsid w:val="008F63E8"/>
    <w:rsid w:val="0090209C"/>
    <w:rsid w:val="00905460"/>
    <w:rsid w:val="00906C70"/>
    <w:rsid w:val="00907706"/>
    <w:rsid w:val="00916C2B"/>
    <w:rsid w:val="00926259"/>
    <w:rsid w:val="009329FA"/>
    <w:rsid w:val="00943759"/>
    <w:rsid w:val="0094540C"/>
    <w:rsid w:val="00946975"/>
    <w:rsid w:val="00953D94"/>
    <w:rsid w:val="00955124"/>
    <w:rsid w:val="00960BDD"/>
    <w:rsid w:val="00964ABD"/>
    <w:rsid w:val="0096798E"/>
    <w:rsid w:val="00971227"/>
    <w:rsid w:val="00974CD4"/>
    <w:rsid w:val="00976E4A"/>
    <w:rsid w:val="00980192"/>
    <w:rsid w:val="00990C98"/>
    <w:rsid w:val="00996805"/>
    <w:rsid w:val="009A2CC9"/>
    <w:rsid w:val="009A2F1F"/>
    <w:rsid w:val="009B0A57"/>
    <w:rsid w:val="009B3CAA"/>
    <w:rsid w:val="009C1579"/>
    <w:rsid w:val="009D0B41"/>
    <w:rsid w:val="009D42E8"/>
    <w:rsid w:val="009D4395"/>
    <w:rsid w:val="009D43DC"/>
    <w:rsid w:val="009D5190"/>
    <w:rsid w:val="009D569D"/>
    <w:rsid w:val="009D5E99"/>
    <w:rsid w:val="009D6BDA"/>
    <w:rsid w:val="009F17F1"/>
    <w:rsid w:val="009F1FD8"/>
    <w:rsid w:val="009F295E"/>
    <w:rsid w:val="009F6EA4"/>
    <w:rsid w:val="009F7CBF"/>
    <w:rsid w:val="00A02DAB"/>
    <w:rsid w:val="00A11FA2"/>
    <w:rsid w:val="00A151F5"/>
    <w:rsid w:val="00A21243"/>
    <w:rsid w:val="00A227BE"/>
    <w:rsid w:val="00A31F21"/>
    <w:rsid w:val="00A33964"/>
    <w:rsid w:val="00A429D3"/>
    <w:rsid w:val="00A50906"/>
    <w:rsid w:val="00A5211D"/>
    <w:rsid w:val="00A53786"/>
    <w:rsid w:val="00A55303"/>
    <w:rsid w:val="00A60AD7"/>
    <w:rsid w:val="00A641EE"/>
    <w:rsid w:val="00A65FCD"/>
    <w:rsid w:val="00A7391B"/>
    <w:rsid w:val="00A75DC9"/>
    <w:rsid w:val="00A77FB7"/>
    <w:rsid w:val="00A81CC5"/>
    <w:rsid w:val="00A86759"/>
    <w:rsid w:val="00A86A62"/>
    <w:rsid w:val="00A918C0"/>
    <w:rsid w:val="00A95123"/>
    <w:rsid w:val="00A96016"/>
    <w:rsid w:val="00A97C66"/>
    <w:rsid w:val="00A97F8D"/>
    <w:rsid w:val="00AA06DB"/>
    <w:rsid w:val="00AA17A0"/>
    <w:rsid w:val="00AA5DA1"/>
    <w:rsid w:val="00AC066D"/>
    <w:rsid w:val="00AC0C0D"/>
    <w:rsid w:val="00AC685C"/>
    <w:rsid w:val="00AD1623"/>
    <w:rsid w:val="00AD317A"/>
    <w:rsid w:val="00AD6733"/>
    <w:rsid w:val="00AE204A"/>
    <w:rsid w:val="00AE27E6"/>
    <w:rsid w:val="00AF3FE4"/>
    <w:rsid w:val="00AF5176"/>
    <w:rsid w:val="00AF7E8B"/>
    <w:rsid w:val="00B002F0"/>
    <w:rsid w:val="00B10BE8"/>
    <w:rsid w:val="00B13167"/>
    <w:rsid w:val="00B13DE3"/>
    <w:rsid w:val="00B15FC2"/>
    <w:rsid w:val="00B17BB3"/>
    <w:rsid w:val="00B17F52"/>
    <w:rsid w:val="00B216E0"/>
    <w:rsid w:val="00B2281C"/>
    <w:rsid w:val="00B24A11"/>
    <w:rsid w:val="00B2528B"/>
    <w:rsid w:val="00B3200F"/>
    <w:rsid w:val="00B33C40"/>
    <w:rsid w:val="00B36E4D"/>
    <w:rsid w:val="00B41F67"/>
    <w:rsid w:val="00B4539A"/>
    <w:rsid w:val="00B45468"/>
    <w:rsid w:val="00B457DA"/>
    <w:rsid w:val="00B4751C"/>
    <w:rsid w:val="00B51C02"/>
    <w:rsid w:val="00B53638"/>
    <w:rsid w:val="00B551F9"/>
    <w:rsid w:val="00B61D82"/>
    <w:rsid w:val="00B637F1"/>
    <w:rsid w:val="00B647F7"/>
    <w:rsid w:val="00B7254A"/>
    <w:rsid w:val="00B742E5"/>
    <w:rsid w:val="00B76680"/>
    <w:rsid w:val="00B82537"/>
    <w:rsid w:val="00B83FBA"/>
    <w:rsid w:val="00B83FE4"/>
    <w:rsid w:val="00B84C41"/>
    <w:rsid w:val="00B8521C"/>
    <w:rsid w:val="00B87DB2"/>
    <w:rsid w:val="00B912C4"/>
    <w:rsid w:val="00B92A57"/>
    <w:rsid w:val="00B93162"/>
    <w:rsid w:val="00B93E9E"/>
    <w:rsid w:val="00B941D5"/>
    <w:rsid w:val="00B943F7"/>
    <w:rsid w:val="00B958F3"/>
    <w:rsid w:val="00BA0B38"/>
    <w:rsid w:val="00BA56DC"/>
    <w:rsid w:val="00BA5B8E"/>
    <w:rsid w:val="00BA783C"/>
    <w:rsid w:val="00BA7D5B"/>
    <w:rsid w:val="00BB2756"/>
    <w:rsid w:val="00BC4F47"/>
    <w:rsid w:val="00BC7C9D"/>
    <w:rsid w:val="00BD0B43"/>
    <w:rsid w:val="00BD3398"/>
    <w:rsid w:val="00BD3599"/>
    <w:rsid w:val="00BD4421"/>
    <w:rsid w:val="00BE0503"/>
    <w:rsid w:val="00BF2851"/>
    <w:rsid w:val="00BF3F9D"/>
    <w:rsid w:val="00C03750"/>
    <w:rsid w:val="00C0777D"/>
    <w:rsid w:val="00C11FB2"/>
    <w:rsid w:val="00C13FD4"/>
    <w:rsid w:val="00C152EC"/>
    <w:rsid w:val="00C15DF7"/>
    <w:rsid w:val="00C22161"/>
    <w:rsid w:val="00C23CC8"/>
    <w:rsid w:val="00C24C42"/>
    <w:rsid w:val="00C31BA7"/>
    <w:rsid w:val="00C32D8D"/>
    <w:rsid w:val="00C334C7"/>
    <w:rsid w:val="00C355AD"/>
    <w:rsid w:val="00C40CD1"/>
    <w:rsid w:val="00C41745"/>
    <w:rsid w:val="00C41BB8"/>
    <w:rsid w:val="00C466FA"/>
    <w:rsid w:val="00C50D35"/>
    <w:rsid w:val="00C5451C"/>
    <w:rsid w:val="00C54B2F"/>
    <w:rsid w:val="00C61855"/>
    <w:rsid w:val="00C62DC5"/>
    <w:rsid w:val="00C6356C"/>
    <w:rsid w:val="00C725E5"/>
    <w:rsid w:val="00C85A58"/>
    <w:rsid w:val="00C87CFE"/>
    <w:rsid w:val="00C92091"/>
    <w:rsid w:val="00CA4A17"/>
    <w:rsid w:val="00CA5008"/>
    <w:rsid w:val="00CB2AFE"/>
    <w:rsid w:val="00CB378B"/>
    <w:rsid w:val="00CB58CB"/>
    <w:rsid w:val="00CB5D0F"/>
    <w:rsid w:val="00CB61EB"/>
    <w:rsid w:val="00CB7EBB"/>
    <w:rsid w:val="00CC0DBF"/>
    <w:rsid w:val="00CC25C0"/>
    <w:rsid w:val="00CC398B"/>
    <w:rsid w:val="00CC4E81"/>
    <w:rsid w:val="00CC7DC9"/>
    <w:rsid w:val="00CD2111"/>
    <w:rsid w:val="00CD346F"/>
    <w:rsid w:val="00CD70CD"/>
    <w:rsid w:val="00CE0321"/>
    <w:rsid w:val="00CE13FC"/>
    <w:rsid w:val="00CF37AC"/>
    <w:rsid w:val="00D01FAF"/>
    <w:rsid w:val="00D0440F"/>
    <w:rsid w:val="00D1017A"/>
    <w:rsid w:val="00D104A8"/>
    <w:rsid w:val="00D14AAC"/>
    <w:rsid w:val="00D17CBC"/>
    <w:rsid w:val="00D2468F"/>
    <w:rsid w:val="00D24804"/>
    <w:rsid w:val="00D27A5D"/>
    <w:rsid w:val="00D3150B"/>
    <w:rsid w:val="00D32ED8"/>
    <w:rsid w:val="00D36FE4"/>
    <w:rsid w:val="00D44753"/>
    <w:rsid w:val="00D44FFC"/>
    <w:rsid w:val="00D53726"/>
    <w:rsid w:val="00D55883"/>
    <w:rsid w:val="00D55BB4"/>
    <w:rsid w:val="00D56B7A"/>
    <w:rsid w:val="00D56D9C"/>
    <w:rsid w:val="00D61908"/>
    <w:rsid w:val="00D662FB"/>
    <w:rsid w:val="00D71A61"/>
    <w:rsid w:val="00D75186"/>
    <w:rsid w:val="00D775AC"/>
    <w:rsid w:val="00D8054B"/>
    <w:rsid w:val="00D808DC"/>
    <w:rsid w:val="00D81B05"/>
    <w:rsid w:val="00D92728"/>
    <w:rsid w:val="00D94B53"/>
    <w:rsid w:val="00D94B83"/>
    <w:rsid w:val="00DA0A94"/>
    <w:rsid w:val="00DA3AD3"/>
    <w:rsid w:val="00DA3ECC"/>
    <w:rsid w:val="00DA75DE"/>
    <w:rsid w:val="00DB1906"/>
    <w:rsid w:val="00DB6972"/>
    <w:rsid w:val="00DB7BCA"/>
    <w:rsid w:val="00DD2EFE"/>
    <w:rsid w:val="00DD5765"/>
    <w:rsid w:val="00DE2435"/>
    <w:rsid w:val="00DE3A54"/>
    <w:rsid w:val="00DE4E39"/>
    <w:rsid w:val="00DE7298"/>
    <w:rsid w:val="00DF2298"/>
    <w:rsid w:val="00E005EC"/>
    <w:rsid w:val="00E03021"/>
    <w:rsid w:val="00E03970"/>
    <w:rsid w:val="00E06F2B"/>
    <w:rsid w:val="00E149A4"/>
    <w:rsid w:val="00E17DA6"/>
    <w:rsid w:val="00E244B4"/>
    <w:rsid w:val="00E30400"/>
    <w:rsid w:val="00E359F5"/>
    <w:rsid w:val="00E37980"/>
    <w:rsid w:val="00E40ED4"/>
    <w:rsid w:val="00E4242C"/>
    <w:rsid w:val="00E4556D"/>
    <w:rsid w:val="00E51D53"/>
    <w:rsid w:val="00E51E53"/>
    <w:rsid w:val="00E5365D"/>
    <w:rsid w:val="00E53817"/>
    <w:rsid w:val="00E53CD1"/>
    <w:rsid w:val="00E66CB9"/>
    <w:rsid w:val="00E73DAE"/>
    <w:rsid w:val="00E771E9"/>
    <w:rsid w:val="00E874EC"/>
    <w:rsid w:val="00E91BB8"/>
    <w:rsid w:val="00EA49C7"/>
    <w:rsid w:val="00EB0BF6"/>
    <w:rsid w:val="00EB2082"/>
    <w:rsid w:val="00ED1B93"/>
    <w:rsid w:val="00EE08A6"/>
    <w:rsid w:val="00EE351D"/>
    <w:rsid w:val="00EE4295"/>
    <w:rsid w:val="00EF23C3"/>
    <w:rsid w:val="00EF3107"/>
    <w:rsid w:val="00EF3809"/>
    <w:rsid w:val="00EF455A"/>
    <w:rsid w:val="00EF4B1E"/>
    <w:rsid w:val="00EF79F4"/>
    <w:rsid w:val="00F00232"/>
    <w:rsid w:val="00F04676"/>
    <w:rsid w:val="00F06B00"/>
    <w:rsid w:val="00F10919"/>
    <w:rsid w:val="00F10FE7"/>
    <w:rsid w:val="00F13257"/>
    <w:rsid w:val="00F15DD9"/>
    <w:rsid w:val="00F16C89"/>
    <w:rsid w:val="00F23B6D"/>
    <w:rsid w:val="00F26096"/>
    <w:rsid w:val="00F27BAF"/>
    <w:rsid w:val="00F32833"/>
    <w:rsid w:val="00F36E52"/>
    <w:rsid w:val="00F42208"/>
    <w:rsid w:val="00F4480F"/>
    <w:rsid w:val="00F45680"/>
    <w:rsid w:val="00F47CA6"/>
    <w:rsid w:val="00F625DA"/>
    <w:rsid w:val="00F63866"/>
    <w:rsid w:val="00F63B41"/>
    <w:rsid w:val="00F6775C"/>
    <w:rsid w:val="00F70383"/>
    <w:rsid w:val="00F72F93"/>
    <w:rsid w:val="00F772B9"/>
    <w:rsid w:val="00F801A0"/>
    <w:rsid w:val="00F84524"/>
    <w:rsid w:val="00F850B3"/>
    <w:rsid w:val="00F85C6A"/>
    <w:rsid w:val="00F96233"/>
    <w:rsid w:val="00F96410"/>
    <w:rsid w:val="00FA0257"/>
    <w:rsid w:val="00FA0937"/>
    <w:rsid w:val="00FA1DA2"/>
    <w:rsid w:val="00FB2AA5"/>
    <w:rsid w:val="00FB3C87"/>
    <w:rsid w:val="00FB52C5"/>
    <w:rsid w:val="00FC18D2"/>
    <w:rsid w:val="00FC2DB9"/>
    <w:rsid w:val="00FC3472"/>
    <w:rsid w:val="00FC4411"/>
    <w:rsid w:val="00FE1118"/>
    <w:rsid w:val="00FE13DD"/>
    <w:rsid w:val="00FE4406"/>
    <w:rsid w:val="00FE6DA6"/>
    <w:rsid w:val="00FF3BD0"/>
    <w:rsid w:val="01854773"/>
    <w:rsid w:val="03B64D62"/>
    <w:rsid w:val="04C1C311"/>
    <w:rsid w:val="04D539CB"/>
    <w:rsid w:val="04E31EAF"/>
    <w:rsid w:val="05B9AC48"/>
    <w:rsid w:val="07FC2AD0"/>
    <w:rsid w:val="0A916EE4"/>
    <w:rsid w:val="0B01DCB6"/>
    <w:rsid w:val="0C691DFB"/>
    <w:rsid w:val="0FF3D30B"/>
    <w:rsid w:val="100EDA97"/>
    <w:rsid w:val="101915D8"/>
    <w:rsid w:val="1041D63B"/>
    <w:rsid w:val="12510A47"/>
    <w:rsid w:val="12A74CF5"/>
    <w:rsid w:val="13270C8B"/>
    <w:rsid w:val="14837279"/>
    <w:rsid w:val="1557B57E"/>
    <w:rsid w:val="163B00C6"/>
    <w:rsid w:val="16B0545D"/>
    <w:rsid w:val="16E44B99"/>
    <w:rsid w:val="171A5C43"/>
    <w:rsid w:val="176A3815"/>
    <w:rsid w:val="184648E6"/>
    <w:rsid w:val="1A73B7B0"/>
    <w:rsid w:val="1BEC83A9"/>
    <w:rsid w:val="20AA413B"/>
    <w:rsid w:val="21970B0D"/>
    <w:rsid w:val="23FF676B"/>
    <w:rsid w:val="24142607"/>
    <w:rsid w:val="243A9239"/>
    <w:rsid w:val="26359517"/>
    <w:rsid w:val="28E9A54D"/>
    <w:rsid w:val="2C17F959"/>
    <w:rsid w:val="2CC37908"/>
    <w:rsid w:val="2DBD1670"/>
    <w:rsid w:val="2E4667BE"/>
    <w:rsid w:val="2E5F4969"/>
    <w:rsid w:val="308A4228"/>
    <w:rsid w:val="31B84B1E"/>
    <w:rsid w:val="32DDE98C"/>
    <w:rsid w:val="34246CCC"/>
    <w:rsid w:val="34265070"/>
    <w:rsid w:val="3505D561"/>
    <w:rsid w:val="35AEFFF8"/>
    <w:rsid w:val="36AEE600"/>
    <w:rsid w:val="38439358"/>
    <w:rsid w:val="388BB2E5"/>
    <w:rsid w:val="39BB8717"/>
    <w:rsid w:val="3BCE0AC2"/>
    <w:rsid w:val="3BD72EBE"/>
    <w:rsid w:val="3C755763"/>
    <w:rsid w:val="3D0011DE"/>
    <w:rsid w:val="3DBC6963"/>
    <w:rsid w:val="40F3CFB4"/>
    <w:rsid w:val="451D1654"/>
    <w:rsid w:val="46BA0DA9"/>
    <w:rsid w:val="48F6EA0F"/>
    <w:rsid w:val="49E24A5A"/>
    <w:rsid w:val="4D5688DF"/>
    <w:rsid w:val="4F361FDC"/>
    <w:rsid w:val="503ADECE"/>
    <w:rsid w:val="507F9FC0"/>
    <w:rsid w:val="50815C62"/>
    <w:rsid w:val="53775257"/>
    <w:rsid w:val="554C16B1"/>
    <w:rsid w:val="573E4BA9"/>
    <w:rsid w:val="576329CF"/>
    <w:rsid w:val="59118793"/>
    <w:rsid w:val="591AFE6D"/>
    <w:rsid w:val="59D0C515"/>
    <w:rsid w:val="5AE0E10C"/>
    <w:rsid w:val="5B8378D0"/>
    <w:rsid w:val="5D1F4931"/>
    <w:rsid w:val="5D463989"/>
    <w:rsid w:val="616B55C5"/>
    <w:rsid w:val="6725072F"/>
    <w:rsid w:val="69CDC082"/>
    <w:rsid w:val="6D6D39A7"/>
    <w:rsid w:val="6FF8479E"/>
    <w:rsid w:val="707E8BED"/>
    <w:rsid w:val="709DCCD8"/>
    <w:rsid w:val="71184B75"/>
    <w:rsid w:val="73814606"/>
    <w:rsid w:val="759BA8D4"/>
    <w:rsid w:val="7B1D7EA3"/>
    <w:rsid w:val="7B62DCEA"/>
    <w:rsid w:val="7F9BD7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B7B8D"/>
  <w15:docId w15:val="{4FFEA933-0CDC-4372-8070-41D8DDE9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1D7"/>
    <w:pPr>
      <w:spacing w:before="60" w:after="120" w:line="276" w:lineRule="auto"/>
      <w:ind w:left="227"/>
      <w:jc w:val="both"/>
    </w:pPr>
    <w:rPr>
      <w:rFonts w:ascii="Times New Roman" w:eastAsia="Courier New" w:hAnsi="Times New Roman" w:cs="Courier New"/>
      <w:sz w:val="24"/>
    </w:rPr>
  </w:style>
  <w:style w:type="paragraph" w:styleId="Heading1">
    <w:name w:val="heading 1"/>
    <w:basedOn w:val="Normal"/>
    <w:uiPriority w:val="9"/>
    <w:qFormat/>
    <w:pPr>
      <w:ind w:left="610" w:hanging="383"/>
      <w:outlineLvl w:val="0"/>
    </w:pPr>
    <w:rPr>
      <w:rFonts w:ascii="Verdana" w:eastAsia="Verdana" w:hAnsi="Verdana" w:cs="Verdana"/>
      <w:b/>
      <w:bCs/>
      <w:sz w:val="27"/>
      <w:szCs w:val="27"/>
    </w:rPr>
  </w:style>
  <w:style w:type="paragraph" w:styleId="Heading2">
    <w:name w:val="heading 2"/>
    <w:basedOn w:val="Normal"/>
    <w:uiPriority w:val="9"/>
    <w:unhideWhenUsed/>
    <w:qFormat/>
    <w:pPr>
      <w:ind w:left="768" w:hanging="541"/>
      <w:outlineLvl w:val="1"/>
    </w:pPr>
    <w:rPr>
      <w:rFonts w:ascii="Verdana" w:eastAsia="Verdana" w:hAnsi="Verdana" w:cs="Verdana"/>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1"/>
      <w:ind w:left="535" w:hanging="307"/>
    </w:pPr>
    <w:rPr>
      <w:rFonts w:ascii="Verdana" w:eastAsia="Verdana" w:hAnsi="Verdana" w:cs="Verdana"/>
      <w:b/>
      <w:bCs/>
    </w:rPr>
  </w:style>
  <w:style w:type="paragraph" w:styleId="TOC2">
    <w:name w:val="toc 2"/>
    <w:basedOn w:val="Normal"/>
    <w:uiPriority w:val="39"/>
    <w:qFormat/>
    <w:pPr>
      <w:spacing w:before="57"/>
      <w:ind w:left="692" w:hanging="465"/>
    </w:pPr>
    <w:rPr>
      <w:rFonts w:ascii="Verdana" w:eastAsia="Verdana" w:hAnsi="Verdana" w:cs="Verdana"/>
      <w:sz w:val="20"/>
      <w:szCs w:val="20"/>
    </w:rPr>
  </w:style>
  <w:style w:type="paragraph" w:styleId="BodyText">
    <w:name w:val="Body Text"/>
    <w:basedOn w:val="Normal"/>
    <w:uiPriority w:val="1"/>
    <w:qFormat/>
    <w:rPr>
      <w:i/>
      <w:iCs/>
    </w:rPr>
  </w:style>
  <w:style w:type="paragraph" w:styleId="Title">
    <w:name w:val="Title"/>
    <w:basedOn w:val="Normal"/>
    <w:uiPriority w:val="10"/>
    <w:qFormat/>
    <w:pPr>
      <w:ind w:left="228" w:right="868"/>
    </w:pPr>
    <w:rPr>
      <w:rFonts w:ascii="Verdana" w:eastAsia="Verdana" w:hAnsi="Verdana" w:cs="Verdana"/>
      <w:sz w:val="32"/>
      <w:szCs w:val="32"/>
    </w:rPr>
  </w:style>
  <w:style w:type="paragraph" w:styleId="ListParagraph">
    <w:name w:val="List Paragraph"/>
    <w:basedOn w:val="Normal"/>
    <w:uiPriority w:val="34"/>
    <w:qFormat/>
    <w:pPr>
      <w:ind w:left="692" w:hanging="465"/>
    </w:pPr>
    <w:rPr>
      <w:rFonts w:ascii="Verdana" w:eastAsia="Verdana" w:hAnsi="Verdana" w:cs="Verdana"/>
    </w:rPr>
  </w:style>
  <w:style w:type="paragraph" w:customStyle="1" w:styleId="TableParagraph">
    <w:name w:val="Table Paragraph"/>
    <w:basedOn w:val="Normal"/>
    <w:uiPriority w:val="1"/>
    <w:qFormat/>
    <w:pPr>
      <w:spacing w:before="37"/>
      <w:ind w:left="107"/>
    </w:pPr>
  </w:style>
  <w:style w:type="paragraph" w:styleId="Header">
    <w:name w:val="header"/>
    <w:basedOn w:val="Normal"/>
    <w:link w:val="HeaderChar"/>
    <w:uiPriority w:val="99"/>
    <w:unhideWhenUsed/>
    <w:rsid w:val="007D6ADB"/>
    <w:pPr>
      <w:tabs>
        <w:tab w:val="center" w:pos="4680"/>
        <w:tab w:val="right" w:pos="9360"/>
      </w:tabs>
    </w:pPr>
  </w:style>
  <w:style w:type="character" w:customStyle="1" w:styleId="HeaderChar">
    <w:name w:val="Header Char"/>
    <w:basedOn w:val="DefaultParagraphFont"/>
    <w:link w:val="Header"/>
    <w:uiPriority w:val="99"/>
    <w:rsid w:val="007D6ADB"/>
    <w:rPr>
      <w:rFonts w:ascii="Courier New" w:eastAsia="Courier New" w:hAnsi="Courier New" w:cs="Courier New"/>
    </w:rPr>
  </w:style>
  <w:style w:type="paragraph" w:styleId="Footer">
    <w:name w:val="footer"/>
    <w:basedOn w:val="Normal"/>
    <w:link w:val="FooterChar"/>
    <w:uiPriority w:val="99"/>
    <w:unhideWhenUsed/>
    <w:rsid w:val="007D6ADB"/>
    <w:pPr>
      <w:tabs>
        <w:tab w:val="center" w:pos="4680"/>
        <w:tab w:val="right" w:pos="9360"/>
      </w:tabs>
    </w:pPr>
  </w:style>
  <w:style w:type="character" w:customStyle="1" w:styleId="FooterChar">
    <w:name w:val="Footer Char"/>
    <w:basedOn w:val="DefaultParagraphFont"/>
    <w:link w:val="Footer"/>
    <w:uiPriority w:val="99"/>
    <w:rsid w:val="007D6ADB"/>
    <w:rPr>
      <w:rFonts w:ascii="Courier New" w:eastAsia="Courier New" w:hAnsi="Courier New" w:cs="Courier New"/>
    </w:rPr>
  </w:style>
  <w:style w:type="character" w:styleId="Hyperlink">
    <w:name w:val="Hyperlink"/>
    <w:basedOn w:val="DefaultParagraphFont"/>
    <w:uiPriority w:val="99"/>
    <w:unhideWhenUsed/>
    <w:rsid w:val="00854CE7"/>
    <w:rPr>
      <w:color w:val="0000FF" w:themeColor="hyperlink"/>
      <w:u w:val="single"/>
    </w:rPr>
  </w:style>
  <w:style w:type="character" w:styleId="UnresolvedMention">
    <w:name w:val="Unresolved Mention"/>
    <w:basedOn w:val="DefaultParagraphFont"/>
    <w:uiPriority w:val="99"/>
    <w:semiHidden/>
    <w:unhideWhenUsed/>
    <w:rsid w:val="00653708"/>
    <w:rPr>
      <w:color w:val="605E5C"/>
      <w:shd w:val="clear" w:color="auto" w:fill="E1DFDD"/>
    </w:rPr>
  </w:style>
  <w:style w:type="paragraph" w:customStyle="1" w:styleId="BayerBodyTextFull">
    <w:name w:val="Bayer Body Text Full"/>
    <w:basedOn w:val="Normal"/>
    <w:link w:val="BayerBodyTextFullZchn"/>
    <w:qFormat/>
    <w:rsid w:val="00401B3B"/>
    <w:pPr>
      <w:widowControl/>
      <w:autoSpaceDE/>
      <w:autoSpaceDN/>
      <w:spacing w:before="120"/>
    </w:pPr>
    <w:rPr>
      <w:rFonts w:eastAsia="SimSun" w:cs="Times New Roman"/>
      <w:szCs w:val="20"/>
      <w14:ligatures w14:val="standardContextual"/>
    </w:rPr>
  </w:style>
  <w:style w:type="table" w:styleId="TableGrid">
    <w:name w:val="Table Grid"/>
    <w:basedOn w:val="TableNormal"/>
    <w:uiPriority w:val="39"/>
    <w:rsid w:val="00401B3B"/>
    <w:pPr>
      <w:widowControl/>
      <w:autoSpaceDE/>
      <w:autoSpaceDN/>
    </w:pPr>
    <w:rPr>
      <w:rFonts w:ascii="Times New Roman" w:eastAsia="SimSu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yerBodyTextFullZchn">
    <w:name w:val="Bayer Body Text Full Zchn"/>
    <w:basedOn w:val="DefaultParagraphFont"/>
    <w:link w:val="BayerBodyTextFull"/>
    <w:rsid w:val="00401B3B"/>
    <w:rPr>
      <w:rFonts w:ascii="Times New Roman" w:eastAsia="SimSun" w:hAnsi="Times New Roman" w:cs="Times New Roman"/>
      <w:sz w:val="24"/>
      <w:szCs w:val="20"/>
      <w14:ligatures w14:val="standardContextual"/>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15FC2"/>
    <w:pPr>
      <w:widowControl/>
      <w:autoSpaceDE/>
      <w:autoSpaceDN/>
    </w:pPr>
    <w:rPr>
      <w:rFonts w:ascii="Courier New" w:eastAsia="Courier New" w:hAnsi="Courier New" w:cs="Courier New"/>
    </w:rPr>
  </w:style>
  <w:style w:type="paragraph" w:styleId="CommentSubject">
    <w:name w:val="annotation subject"/>
    <w:basedOn w:val="CommentText"/>
    <w:next w:val="CommentText"/>
    <w:link w:val="CommentSubjectChar"/>
    <w:uiPriority w:val="99"/>
    <w:semiHidden/>
    <w:unhideWhenUsed/>
    <w:rsid w:val="00B15FC2"/>
    <w:rPr>
      <w:b/>
      <w:bCs/>
    </w:rPr>
  </w:style>
  <w:style w:type="character" w:customStyle="1" w:styleId="CommentSubjectChar">
    <w:name w:val="Comment Subject Char"/>
    <w:basedOn w:val="CommentTextChar"/>
    <w:link w:val="CommentSubject"/>
    <w:uiPriority w:val="99"/>
    <w:semiHidden/>
    <w:rsid w:val="00B15FC2"/>
    <w:rPr>
      <w:rFonts w:ascii="Courier New" w:eastAsia="Courier New" w:hAnsi="Courier New" w:cs="Courier New"/>
      <w:b/>
      <w:bCs/>
      <w:sz w:val="20"/>
      <w:szCs w:val="20"/>
    </w:rPr>
  </w:style>
  <w:style w:type="character" w:styleId="Strong">
    <w:name w:val="Strong"/>
    <w:basedOn w:val="DefaultParagraphFont"/>
    <w:uiPriority w:val="22"/>
    <w:qFormat/>
    <w:rsid w:val="006812ED"/>
    <w:rPr>
      <w:b/>
      <w:bCs/>
    </w:rPr>
  </w:style>
  <w:style w:type="paragraph" w:customStyle="1" w:styleId="HerStandard12">
    <w:name w:val="HerStandard12"/>
    <w:basedOn w:val="Normal"/>
    <w:link w:val="HerStandard12Zchn"/>
    <w:qFormat/>
    <w:rsid w:val="00381253"/>
    <w:pPr>
      <w:widowControl/>
      <w:autoSpaceDE/>
      <w:autoSpaceDN/>
      <w:spacing w:before="120" w:after="240" w:line="360" w:lineRule="auto"/>
      <w:ind w:left="0"/>
    </w:pPr>
    <w:rPr>
      <w:rFonts w:ascii="Arial" w:eastAsia="Times New Roman" w:hAnsi="Arial" w:cs="Times New Roman"/>
      <w:sz w:val="22"/>
      <w:szCs w:val="24"/>
    </w:rPr>
  </w:style>
  <w:style w:type="character" w:customStyle="1" w:styleId="HerStandard12Zchn">
    <w:name w:val="HerStandard12 Zchn"/>
    <w:basedOn w:val="DefaultParagraphFont"/>
    <w:link w:val="HerStandard12"/>
    <w:rsid w:val="00381253"/>
    <w:rPr>
      <w:rFonts w:ascii="Arial" w:eastAsia="Times New Roman" w:hAnsi="Arial" w:cs="Times New Roman"/>
      <w:szCs w:val="24"/>
    </w:rPr>
  </w:style>
  <w:style w:type="paragraph" w:customStyle="1" w:styleId="EndNoteBibliographyTitle">
    <w:name w:val="EndNote Bibliography Title"/>
    <w:basedOn w:val="Normal"/>
    <w:link w:val="EndNoteBibliographyTitleChar"/>
    <w:rsid w:val="00B958F3"/>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B958F3"/>
    <w:rPr>
      <w:rFonts w:ascii="Times New Roman" w:eastAsia="Courier New" w:hAnsi="Times New Roman" w:cs="Times New Roman"/>
      <w:noProof/>
      <w:sz w:val="24"/>
    </w:rPr>
  </w:style>
  <w:style w:type="paragraph" w:customStyle="1" w:styleId="EndNoteBibliography">
    <w:name w:val="EndNote Bibliography"/>
    <w:basedOn w:val="Normal"/>
    <w:link w:val="EndNoteBibliographyChar"/>
    <w:rsid w:val="00B958F3"/>
    <w:pPr>
      <w:spacing w:line="240" w:lineRule="auto"/>
    </w:pPr>
    <w:rPr>
      <w:rFonts w:cs="Times New Roman"/>
      <w:noProof/>
    </w:rPr>
  </w:style>
  <w:style w:type="character" w:customStyle="1" w:styleId="EndNoteBibliographyChar">
    <w:name w:val="EndNote Bibliography Char"/>
    <w:basedOn w:val="DefaultParagraphFont"/>
    <w:link w:val="EndNoteBibliography"/>
    <w:rsid w:val="00B958F3"/>
    <w:rPr>
      <w:rFonts w:ascii="Times New Roman" w:eastAsia="Courier New" w:hAnsi="Times New Roman" w:cs="Times New Roman"/>
      <w:noProof/>
      <w:sz w:val="24"/>
    </w:rPr>
  </w:style>
  <w:style w:type="paragraph" w:styleId="Caption">
    <w:name w:val="caption"/>
    <w:basedOn w:val="Normal"/>
    <w:next w:val="Normal"/>
    <w:uiPriority w:val="35"/>
    <w:unhideWhenUsed/>
    <w:qFormat/>
    <w:rsid w:val="00F23B6D"/>
    <w:pPr>
      <w:spacing w:before="0" w:after="200" w:line="240" w:lineRule="auto"/>
    </w:pPr>
    <w:rPr>
      <w:i/>
      <w:iCs/>
      <w:color w:val="1F497D" w:themeColor="text2"/>
      <w:sz w:val="18"/>
      <w:szCs w:val="18"/>
    </w:rPr>
  </w:style>
  <w:style w:type="paragraph" w:customStyle="1" w:styleId="Text">
    <w:name w:val="Text"/>
    <w:basedOn w:val="Normal"/>
    <w:link w:val="TextChar"/>
    <w:qFormat/>
    <w:rsid w:val="00D24804"/>
    <w:pPr>
      <w:widowControl/>
      <w:suppressAutoHyphens/>
      <w:autoSpaceDE/>
      <w:autoSpaceDN/>
      <w:spacing w:before="120" w:line="360" w:lineRule="auto"/>
      <w:ind w:left="0"/>
      <w:jc w:val="left"/>
    </w:pPr>
    <w:rPr>
      <w:rFonts w:ascii="Arial" w:eastAsia="Times New Roman" w:hAnsi="Arial" w:cs="Times New Roman"/>
      <w:sz w:val="22"/>
      <w:szCs w:val="20"/>
    </w:rPr>
  </w:style>
  <w:style w:type="character" w:customStyle="1" w:styleId="TextChar">
    <w:name w:val="Text Char"/>
    <w:link w:val="Text"/>
    <w:locked/>
    <w:rsid w:val="00D24804"/>
    <w:rPr>
      <w:rFonts w:ascii="Arial" w:eastAsia="Times New Roman" w:hAnsi="Arial" w:cs="Times New Roman"/>
      <w:szCs w:val="20"/>
    </w:rPr>
  </w:style>
  <w:style w:type="paragraph" w:styleId="FootnoteText">
    <w:name w:val="footnote text"/>
    <w:basedOn w:val="Normal"/>
    <w:link w:val="FootnoteTextChar"/>
    <w:uiPriority w:val="99"/>
    <w:semiHidden/>
    <w:unhideWhenUsed/>
    <w:rsid w:val="00B7254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B7254A"/>
    <w:rPr>
      <w:rFonts w:ascii="Times New Roman" w:eastAsia="Courier New" w:hAnsi="Times New Roman" w:cs="Courier New"/>
      <w:sz w:val="20"/>
      <w:szCs w:val="20"/>
    </w:rPr>
  </w:style>
  <w:style w:type="character" w:styleId="FootnoteReference">
    <w:name w:val="footnote reference"/>
    <w:basedOn w:val="DefaultParagraphFont"/>
    <w:uiPriority w:val="99"/>
    <w:semiHidden/>
    <w:unhideWhenUsed/>
    <w:rsid w:val="00B7254A"/>
    <w:rPr>
      <w:vertAlign w:val="superscript"/>
    </w:rPr>
  </w:style>
  <w:style w:type="paragraph" w:styleId="EndnoteText">
    <w:name w:val="endnote text"/>
    <w:basedOn w:val="Normal"/>
    <w:link w:val="EndnoteTextChar"/>
    <w:uiPriority w:val="99"/>
    <w:semiHidden/>
    <w:unhideWhenUsed/>
    <w:rsid w:val="00B92A57"/>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B92A57"/>
    <w:rPr>
      <w:rFonts w:ascii="Times New Roman" w:eastAsia="Courier New" w:hAnsi="Times New Roman" w:cs="Courier New"/>
      <w:sz w:val="20"/>
      <w:szCs w:val="20"/>
    </w:rPr>
  </w:style>
  <w:style w:type="character" w:styleId="EndnoteReference">
    <w:name w:val="endnote reference"/>
    <w:basedOn w:val="DefaultParagraphFont"/>
    <w:uiPriority w:val="99"/>
    <w:semiHidden/>
    <w:unhideWhenUsed/>
    <w:rsid w:val="00B92A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713">
      <w:bodyDiv w:val="1"/>
      <w:marLeft w:val="0"/>
      <w:marRight w:val="0"/>
      <w:marTop w:val="0"/>
      <w:marBottom w:val="0"/>
      <w:divBdr>
        <w:top w:val="none" w:sz="0" w:space="0" w:color="auto"/>
        <w:left w:val="none" w:sz="0" w:space="0" w:color="auto"/>
        <w:bottom w:val="none" w:sz="0" w:space="0" w:color="auto"/>
        <w:right w:val="none" w:sz="0" w:space="0" w:color="auto"/>
      </w:divBdr>
    </w:div>
    <w:div w:id="39406955">
      <w:bodyDiv w:val="1"/>
      <w:marLeft w:val="0"/>
      <w:marRight w:val="0"/>
      <w:marTop w:val="0"/>
      <w:marBottom w:val="0"/>
      <w:divBdr>
        <w:top w:val="none" w:sz="0" w:space="0" w:color="auto"/>
        <w:left w:val="none" w:sz="0" w:space="0" w:color="auto"/>
        <w:bottom w:val="none" w:sz="0" w:space="0" w:color="auto"/>
        <w:right w:val="none" w:sz="0" w:space="0" w:color="auto"/>
      </w:divBdr>
    </w:div>
    <w:div w:id="92946367">
      <w:bodyDiv w:val="1"/>
      <w:marLeft w:val="0"/>
      <w:marRight w:val="0"/>
      <w:marTop w:val="0"/>
      <w:marBottom w:val="0"/>
      <w:divBdr>
        <w:top w:val="none" w:sz="0" w:space="0" w:color="auto"/>
        <w:left w:val="none" w:sz="0" w:space="0" w:color="auto"/>
        <w:bottom w:val="none" w:sz="0" w:space="0" w:color="auto"/>
        <w:right w:val="none" w:sz="0" w:space="0" w:color="auto"/>
      </w:divBdr>
    </w:div>
    <w:div w:id="98179616">
      <w:bodyDiv w:val="1"/>
      <w:marLeft w:val="0"/>
      <w:marRight w:val="0"/>
      <w:marTop w:val="0"/>
      <w:marBottom w:val="0"/>
      <w:divBdr>
        <w:top w:val="none" w:sz="0" w:space="0" w:color="auto"/>
        <w:left w:val="none" w:sz="0" w:space="0" w:color="auto"/>
        <w:bottom w:val="none" w:sz="0" w:space="0" w:color="auto"/>
        <w:right w:val="none" w:sz="0" w:space="0" w:color="auto"/>
      </w:divBdr>
    </w:div>
    <w:div w:id="170265900">
      <w:bodyDiv w:val="1"/>
      <w:marLeft w:val="0"/>
      <w:marRight w:val="0"/>
      <w:marTop w:val="0"/>
      <w:marBottom w:val="0"/>
      <w:divBdr>
        <w:top w:val="none" w:sz="0" w:space="0" w:color="auto"/>
        <w:left w:val="none" w:sz="0" w:space="0" w:color="auto"/>
        <w:bottom w:val="none" w:sz="0" w:space="0" w:color="auto"/>
        <w:right w:val="none" w:sz="0" w:space="0" w:color="auto"/>
      </w:divBdr>
    </w:div>
    <w:div w:id="217480135">
      <w:bodyDiv w:val="1"/>
      <w:marLeft w:val="0"/>
      <w:marRight w:val="0"/>
      <w:marTop w:val="0"/>
      <w:marBottom w:val="0"/>
      <w:divBdr>
        <w:top w:val="none" w:sz="0" w:space="0" w:color="auto"/>
        <w:left w:val="none" w:sz="0" w:space="0" w:color="auto"/>
        <w:bottom w:val="none" w:sz="0" w:space="0" w:color="auto"/>
        <w:right w:val="none" w:sz="0" w:space="0" w:color="auto"/>
      </w:divBdr>
    </w:div>
    <w:div w:id="227226258">
      <w:bodyDiv w:val="1"/>
      <w:marLeft w:val="0"/>
      <w:marRight w:val="0"/>
      <w:marTop w:val="0"/>
      <w:marBottom w:val="0"/>
      <w:divBdr>
        <w:top w:val="none" w:sz="0" w:space="0" w:color="auto"/>
        <w:left w:val="none" w:sz="0" w:space="0" w:color="auto"/>
        <w:bottom w:val="none" w:sz="0" w:space="0" w:color="auto"/>
        <w:right w:val="none" w:sz="0" w:space="0" w:color="auto"/>
      </w:divBdr>
    </w:div>
    <w:div w:id="259261236">
      <w:bodyDiv w:val="1"/>
      <w:marLeft w:val="0"/>
      <w:marRight w:val="0"/>
      <w:marTop w:val="0"/>
      <w:marBottom w:val="0"/>
      <w:divBdr>
        <w:top w:val="none" w:sz="0" w:space="0" w:color="auto"/>
        <w:left w:val="none" w:sz="0" w:space="0" w:color="auto"/>
        <w:bottom w:val="none" w:sz="0" w:space="0" w:color="auto"/>
        <w:right w:val="none" w:sz="0" w:space="0" w:color="auto"/>
      </w:divBdr>
    </w:div>
    <w:div w:id="345210655">
      <w:bodyDiv w:val="1"/>
      <w:marLeft w:val="0"/>
      <w:marRight w:val="0"/>
      <w:marTop w:val="0"/>
      <w:marBottom w:val="0"/>
      <w:divBdr>
        <w:top w:val="none" w:sz="0" w:space="0" w:color="auto"/>
        <w:left w:val="none" w:sz="0" w:space="0" w:color="auto"/>
        <w:bottom w:val="none" w:sz="0" w:space="0" w:color="auto"/>
        <w:right w:val="none" w:sz="0" w:space="0" w:color="auto"/>
      </w:divBdr>
    </w:div>
    <w:div w:id="419134090">
      <w:bodyDiv w:val="1"/>
      <w:marLeft w:val="0"/>
      <w:marRight w:val="0"/>
      <w:marTop w:val="0"/>
      <w:marBottom w:val="0"/>
      <w:divBdr>
        <w:top w:val="none" w:sz="0" w:space="0" w:color="auto"/>
        <w:left w:val="none" w:sz="0" w:space="0" w:color="auto"/>
        <w:bottom w:val="none" w:sz="0" w:space="0" w:color="auto"/>
        <w:right w:val="none" w:sz="0" w:space="0" w:color="auto"/>
      </w:divBdr>
    </w:div>
    <w:div w:id="438138944">
      <w:bodyDiv w:val="1"/>
      <w:marLeft w:val="0"/>
      <w:marRight w:val="0"/>
      <w:marTop w:val="0"/>
      <w:marBottom w:val="0"/>
      <w:divBdr>
        <w:top w:val="none" w:sz="0" w:space="0" w:color="auto"/>
        <w:left w:val="none" w:sz="0" w:space="0" w:color="auto"/>
        <w:bottom w:val="none" w:sz="0" w:space="0" w:color="auto"/>
        <w:right w:val="none" w:sz="0" w:space="0" w:color="auto"/>
      </w:divBdr>
    </w:div>
    <w:div w:id="463158341">
      <w:bodyDiv w:val="1"/>
      <w:marLeft w:val="0"/>
      <w:marRight w:val="0"/>
      <w:marTop w:val="0"/>
      <w:marBottom w:val="0"/>
      <w:divBdr>
        <w:top w:val="none" w:sz="0" w:space="0" w:color="auto"/>
        <w:left w:val="none" w:sz="0" w:space="0" w:color="auto"/>
        <w:bottom w:val="none" w:sz="0" w:space="0" w:color="auto"/>
        <w:right w:val="none" w:sz="0" w:space="0" w:color="auto"/>
      </w:divBdr>
    </w:div>
    <w:div w:id="475923865">
      <w:bodyDiv w:val="1"/>
      <w:marLeft w:val="0"/>
      <w:marRight w:val="0"/>
      <w:marTop w:val="0"/>
      <w:marBottom w:val="0"/>
      <w:divBdr>
        <w:top w:val="none" w:sz="0" w:space="0" w:color="auto"/>
        <w:left w:val="none" w:sz="0" w:space="0" w:color="auto"/>
        <w:bottom w:val="none" w:sz="0" w:space="0" w:color="auto"/>
        <w:right w:val="none" w:sz="0" w:space="0" w:color="auto"/>
      </w:divBdr>
    </w:div>
    <w:div w:id="478689365">
      <w:bodyDiv w:val="1"/>
      <w:marLeft w:val="0"/>
      <w:marRight w:val="0"/>
      <w:marTop w:val="0"/>
      <w:marBottom w:val="0"/>
      <w:divBdr>
        <w:top w:val="none" w:sz="0" w:space="0" w:color="auto"/>
        <w:left w:val="none" w:sz="0" w:space="0" w:color="auto"/>
        <w:bottom w:val="none" w:sz="0" w:space="0" w:color="auto"/>
        <w:right w:val="none" w:sz="0" w:space="0" w:color="auto"/>
      </w:divBdr>
    </w:div>
    <w:div w:id="569971176">
      <w:bodyDiv w:val="1"/>
      <w:marLeft w:val="0"/>
      <w:marRight w:val="0"/>
      <w:marTop w:val="0"/>
      <w:marBottom w:val="0"/>
      <w:divBdr>
        <w:top w:val="none" w:sz="0" w:space="0" w:color="auto"/>
        <w:left w:val="none" w:sz="0" w:space="0" w:color="auto"/>
        <w:bottom w:val="none" w:sz="0" w:space="0" w:color="auto"/>
        <w:right w:val="none" w:sz="0" w:space="0" w:color="auto"/>
      </w:divBdr>
    </w:div>
    <w:div w:id="594945065">
      <w:bodyDiv w:val="1"/>
      <w:marLeft w:val="0"/>
      <w:marRight w:val="0"/>
      <w:marTop w:val="0"/>
      <w:marBottom w:val="0"/>
      <w:divBdr>
        <w:top w:val="none" w:sz="0" w:space="0" w:color="auto"/>
        <w:left w:val="none" w:sz="0" w:space="0" w:color="auto"/>
        <w:bottom w:val="none" w:sz="0" w:space="0" w:color="auto"/>
        <w:right w:val="none" w:sz="0" w:space="0" w:color="auto"/>
      </w:divBdr>
    </w:div>
    <w:div w:id="665477129">
      <w:bodyDiv w:val="1"/>
      <w:marLeft w:val="0"/>
      <w:marRight w:val="0"/>
      <w:marTop w:val="0"/>
      <w:marBottom w:val="0"/>
      <w:divBdr>
        <w:top w:val="none" w:sz="0" w:space="0" w:color="auto"/>
        <w:left w:val="none" w:sz="0" w:space="0" w:color="auto"/>
        <w:bottom w:val="none" w:sz="0" w:space="0" w:color="auto"/>
        <w:right w:val="none" w:sz="0" w:space="0" w:color="auto"/>
      </w:divBdr>
    </w:div>
    <w:div w:id="729615404">
      <w:bodyDiv w:val="1"/>
      <w:marLeft w:val="0"/>
      <w:marRight w:val="0"/>
      <w:marTop w:val="0"/>
      <w:marBottom w:val="0"/>
      <w:divBdr>
        <w:top w:val="none" w:sz="0" w:space="0" w:color="auto"/>
        <w:left w:val="none" w:sz="0" w:space="0" w:color="auto"/>
        <w:bottom w:val="none" w:sz="0" w:space="0" w:color="auto"/>
        <w:right w:val="none" w:sz="0" w:space="0" w:color="auto"/>
      </w:divBdr>
    </w:div>
    <w:div w:id="814760837">
      <w:bodyDiv w:val="1"/>
      <w:marLeft w:val="0"/>
      <w:marRight w:val="0"/>
      <w:marTop w:val="0"/>
      <w:marBottom w:val="0"/>
      <w:divBdr>
        <w:top w:val="none" w:sz="0" w:space="0" w:color="auto"/>
        <w:left w:val="none" w:sz="0" w:space="0" w:color="auto"/>
        <w:bottom w:val="none" w:sz="0" w:space="0" w:color="auto"/>
        <w:right w:val="none" w:sz="0" w:space="0" w:color="auto"/>
      </w:divBdr>
    </w:div>
    <w:div w:id="858547179">
      <w:bodyDiv w:val="1"/>
      <w:marLeft w:val="0"/>
      <w:marRight w:val="0"/>
      <w:marTop w:val="0"/>
      <w:marBottom w:val="0"/>
      <w:divBdr>
        <w:top w:val="none" w:sz="0" w:space="0" w:color="auto"/>
        <w:left w:val="none" w:sz="0" w:space="0" w:color="auto"/>
        <w:bottom w:val="none" w:sz="0" w:space="0" w:color="auto"/>
        <w:right w:val="none" w:sz="0" w:space="0" w:color="auto"/>
      </w:divBdr>
    </w:div>
    <w:div w:id="1117407941">
      <w:bodyDiv w:val="1"/>
      <w:marLeft w:val="0"/>
      <w:marRight w:val="0"/>
      <w:marTop w:val="0"/>
      <w:marBottom w:val="0"/>
      <w:divBdr>
        <w:top w:val="none" w:sz="0" w:space="0" w:color="auto"/>
        <w:left w:val="none" w:sz="0" w:space="0" w:color="auto"/>
        <w:bottom w:val="none" w:sz="0" w:space="0" w:color="auto"/>
        <w:right w:val="none" w:sz="0" w:space="0" w:color="auto"/>
      </w:divBdr>
    </w:div>
    <w:div w:id="1177505268">
      <w:bodyDiv w:val="1"/>
      <w:marLeft w:val="0"/>
      <w:marRight w:val="0"/>
      <w:marTop w:val="0"/>
      <w:marBottom w:val="0"/>
      <w:divBdr>
        <w:top w:val="none" w:sz="0" w:space="0" w:color="auto"/>
        <w:left w:val="none" w:sz="0" w:space="0" w:color="auto"/>
        <w:bottom w:val="none" w:sz="0" w:space="0" w:color="auto"/>
        <w:right w:val="none" w:sz="0" w:space="0" w:color="auto"/>
      </w:divBdr>
    </w:div>
    <w:div w:id="1220287868">
      <w:bodyDiv w:val="1"/>
      <w:marLeft w:val="0"/>
      <w:marRight w:val="0"/>
      <w:marTop w:val="0"/>
      <w:marBottom w:val="0"/>
      <w:divBdr>
        <w:top w:val="none" w:sz="0" w:space="0" w:color="auto"/>
        <w:left w:val="none" w:sz="0" w:space="0" w:color="auto"/>
        <w:bottom w:val="none" w:sz="0" w:space="0" w:color="auto"/>
        <w:right w:val="none" w:sz="0" w:space="0" w:color="auto"/>
      </w:divBdr>
    </w:div>
    <w:div w:id="1285114360">
      <w:bodyDiv w:val="1"/>
      <w:marLeft w:val="0"/>
      <w:marRight w:val="0"/>
      <w:marTop w:val="0"/>
      <w:marBottom w:val="0"/>
      <w:divBdr>
        <w:top w:val="none" w:sz="0" w:space="0" w:color="auto"/>
        <w:left w:val="none" w:sz="0" w:space="0" w:color="auto"/>
        <w:bottom w:val="none" w:sz="0" w:space="0" w:color="auto"/>
        <w:right w:val="none" w:sz="0" w:space="0" w:color="auto"/>
      </w:divBdr>
    </w:div>
    <w:div w:id="1388146788">
      <w:bodyDiv w:val="1"/>
      <w:marLeft w:val="0"/>
      <w:marRight w:val="0"/>
      <w:marTop w:val="0"/>
      <w:marBottom w:val="0"/>
      <w:divBdr>
        <w:top w:val="none" w:sz="0" w:space="0" w:color="auto"/>
        <w:left w:val="none" w:sz="0" w:space="0" w:color="auto"/>
        <w:bottom w:val="none" w:sz="0" w:space="0" w:color="auto"/>
        <w:right w:val="none" w:sz="0" w:space="0" w:color="auto"/>
      </w:divBdr>
    </w:div>
    <w:div w:id="1398626212">
      <w:bodyDiv w:val="1"/>
      <w:marLeft w:val="0"/>
      <w:marRight w:val="0"/>
      <w:marTop w:val="0"/>
      <w:marBottom w:val="0"/>
      <w:divBdr>
        <w:top w:val="none" w:sz="0" w:space="0" w:color="auto"/>
        <w:left w:val="none" w:sz="0" w:space="0" w:color="auto"/>
        <w:bottom w:val="none" w:sz="0" w:space="0" w:color="auto"/>
        <w:right w:val="none" w:sz="0" w:space="0" w:color="auto"/>
      </w:divBdr>
    </w:div>
    <w:div w:id="1401519067">
      <w:bodyDiv w:val="1"/>
      <w:marLeft w:val="0"/>
      <w:marRight w:val="0"/>
      <w:marTop w:val="0"/>
      <w:marBottom w:val="0"/>
      <w:divBdr>
        <w:top w:val="none" w:sz="0" w:space="0" w:color="auto"/>
        <w:left w:val="none" w:sz="0" w:space="0" w:color="auto"/>
        <w:bottom w:val="none" w:sz="0" w:space="0" w:color="auto"/>
        <w:right w:val="none" w:sz="0" w:space="0" w:color="auto"/>
      </w:divBdr>
    </w:div>
    <w:div w:id="1440030433">
      <w:bodyDiv w:val="1"/>
      <w:marLeft w:val="0"/>
      <w:marRight w:val="0"/>
      <w:marTop w:val="0"/>
      <w:marBottom w:val="0"/>
      <w:divBdr>
        <w:top w:val="none" w:sz="0" w:space="0" w:color="auto"/>
        <w:left w:val="none" w:sz="0" w:space="0" w:color="auto"/>
        <w:bottom w:val="none" w:sz="0" w:space="0" w:color="auto"/>
        <w:right w:val="none" w:sz="0" w:space="0" w:color="auto"/>
      </w:divBdr>
    </w:div>
    <w:div w:id="1476484888">
      <w:bodyDiv w:val="1"/>
      <w:marLeft w:val="0"/>
      <w:marRight w:val="0"/>
      <w:marTop w:val="0"/>
      <w:marBottom w:val="0"/>
      <w:divBdr>
        <w:top w:val="none" w:sz="0" w:space="0" w:color="auto"/>
        <w:left w:val="none" w:sz="0" w:space="0" w:color="auto"/>
        <w:bottom w:val="none" w:sz="0" w:space="0" w:color="auto"/>
        <w:right w:val="none" w:sz="0" w:space="0" w:color="auto"/>
      </w:divBdr>
    </w:div>
    <w:div w:id="1479685817">
      <w:bodyDiv w:val="1"/>
      <w:marLeft w:val="0"/>
      <w:marRight w:val="0"/>
      <w:marTop w:val="0"/>
      <w:marBottom w:val="0"/>
      <w:divBdr>
        <w:top w:val="none" w:sz="0" w:space="0" w:color="auto"/>
        <w:left w:val="none" w:sz="0" w:space="0" w:color="auto"/>
        <w:bottom w:val="none" w:sz="0" w:space="0" w:color="auto"/>
        <w:right w:val="none" w:sz="0" w:space="0" w:color="auto"/>
      </w:divBdr>
    </w:div>
    <w:div w:id="1497914955">
      <w:bodyDiv w:val="1"/>
      <w:marLeft w:val="0"/>
      <w:marRight w:val="0"/>
      <w:marTop w:val="0"/>
      <w:marBottom w:val="0"/>
      <w:divBdr>
        <w:top w:val="none" w:sz="0" w:space="0" w:color="auto"/>
        <w:left w:val="none" w:sz="0" w:space="0" w:color="auto"/>
        <w:bottom w:val="none" w:sz="0" w:space="0" w:color="auto"/>
        <w:right w:val="none" w:sz="0" w:space="0" w:color="auto"/>
      </w:divBdr>
    </w:div>
    <w:div w:id="1508790314">
      <w:bodyDiv w:val="1"/>
      <w:marLeft w:val="0"/>
      <w:marRight w:val="0"/>
      <w:marTop w:val="0"/>
      <w:marBottom w:val="0"/>
      <w:divBdr>
        <w:top w:val="none" w:sz="0" w:space="0" w:color="auto"/>
        <w:left w:val="none" w:sz="0" w:space="0" w:color="auto"/>
        <w:bottom w:val="none" w:sz="0" w:space="0" w:color="auto"/>
        <w:right w:val="none" w:sz="0" w:space="0" w:color="auto"/>
      </w:divBdr>
    </w:div>
    <w:div w:id="1605960077">
      <w:bodyDiv w:val="1"/>
      <w:marLeft w:val="0"/>
      <w:marRight w:val="0"/>
      <w:marTop w:val="0"/>
      <w:marBottom w:val="0"/>
      <w:divBdr>
        <w:top w:val="none" w:sz="0" w:space="0" w:color="auto"/>
        <w:left w:val="none" w:sz="0" w:space="0" w:color="auto"/>
        <w:bottom w:val="none" w:sz="0" w:space="0" w:color="auto"/>
        <w:right w:val="none" w:sz="0" w:space="0" w:color="auto"/>
      </w:divBdr>
    </w:div>
    <w:div w:id="1635284612">
      <w:bodyDiv w:val="1"/>
      <w:marLeft w:val="0"/>
      <w:marRight w:val="0"/>
      <w:marTop w:val="0"/>
      <w:marBottom w:val="0"/>
      <w:divBdr>
        <w:top w:val="none" w:sz="0" w:space="0" w:color="auto"/>
        <w:left w:val="none" w:sz="0" w:space="0" w:color="auto"/>
        <w:bottom w:val="none" w:sz="0" w:space="0" w:color="auto"/>
        <w:right w:val="none" w:sz="0" w:space="0" w:color="auto"/>
      </w:divBdr>
    </w:div>
    <w:div w:id="1641299466">
      <w:bodyDiv w:val="1"/>
      <w:marLeft w:val="0"/>
      <w:marRight w:val="0"/>
      <w:marTop w:val="0"/>
      <w:marBottom w:val="0"/>
      <w:divBdr>
        <w:top w:val="none" w:sz="0" w:space="0" w:color="auto"/>
        <w:left w:val="none" w:sz="0" w:space="0" w:color="auto"/>
        <w:bottom w:val="none" w:sz="0" w:space="0" w:color="auto"/>
        <w:right w:val="none" w:sz="0" w:space="0" w:color="auto"/>
      </w:divBdr>
    </w:div>
    <w:div w:id="1719278689">
      <w:bodyDiv w:val="1"/>
      <w:marLeft w:val="0"/>
      <w:marRight w:val="0"/>
      <w:marTop w:val="0"/>
      <w:marBottom w:val="0"/>
      <w:divBdr>
        <w:top w:val="none" w:sz="0" w:space="0" w:color="auto"/>
        <w:left w:val="none" w:sz="0" w:space="0" w:color="auto"/>
        <w:bottom w:val="none" w:sz="0" w:space="0" w:color="auto"/>
        <w:right w:val="none" w:sz="0" w:space="0" w:color="auto"/>
      </w:divBdr>
    </w:div>
    <w:div w:id="1893148301">
      <w:bodyDiv w:val="1"/>
      <w:marLeft w:val="0"/>
      <w:marRight w:val="0"/>
      <w:marTop w:val="0"/>
      <w:marBottom w:val="0"/>
      <w:divBdr>
        <w:top w:val="none" w:sz="0" w:space="0" w:color="auto"/>
        <w:left w:val="none" w:sz="0" w:space="0" w:color="auto"/>
        <w:bottom w:val="none" w:sz="0" w:space="0" w:color="auto"/>
        <w:right w:val="none" w:sz="0" w:space="0" w:color="auto"/>
      </w:divBdr>
    </w:div>
    <w:div w:id="1951231960">
      <w:bodyDiv w:val="1"/>
      <w:marLeft w:val="0"/>
      <w:marRight w:val="0"/>
      <w:marTop w:val="0"/>
      <w:marBottom w:val="0"/>
      <w:divBdr>
        <w:top w:val="none" w:sz="0" w:space="0" w:color="auto"/>
        <w:left w:val="none" w:sz="0" w:space="0" w:color="auto"/>
        <w:bottom w:val="none" w:sz="0" w:space="0" w:color="auto"/>
        <w:right w:val="none" w:sz="0" w:space="0" w:color="auto"/>
      </w:divBdr>
    </w:div>
    <w:div w:id="2059084033">
      <w:bodyDiv w:val="1"/>
      <w:marLeft w:val="0"/>
      <w:marRight w:val="0"/>
      <w:marTop w:val="0"/>
      <w:marBottom w:val="0"/>
      <w:divBdr>
        <w:top w:val="none" w:sz="0" w:space="0" w:color="auto"/>
        <w:left w:val="none" w:sz="0" w:space="0" w:color="auto"/>
        <w:bottom w:val="none" w:sz="0" w:space="0" w:color="auto"/>
        <w:right w:val="none" w:sz="0" w:space="0" w:color="auto"/>
      </w:divBdr>
    </w:div>
    <w:div w:id="2069840527">
      <w:bodyDiv w:val="1"/>
      <w:marLeft w:val="0"/>
      <w:marRight w:val="0"/>
      <w:marTop w:val="0"/>
      <w:marBottom w:val="0"/>
      <w:divBdr>
        <w:top w:val="none" w:sz="0" w:space="0" w:color="auto"/>
        <w:left w:val="none" w:sz="0" w:space="0" w:color="auto"/>
        <w:bottom w:val="none" w:sz="0" w:space="0" w:color="auto"/>
        <w:right w:val="none" w:sz="0" w:space="0" w:color="auto"/>
      </w:divBdr>
    </w:div>
    <w:div w:id="2105493280">
      <w:bodyDiv w:val="1"/>
      <w:marLeft w:val="0"/>
      <w:marRight w:val="0"/>
      <w:marTop w:val="0"/>
      <w:marBottom w:val="0"/>
      <w:divBdr>
        <w:top w:val="none" w:sz="0" w:space="0" w:color="auto"/>
        <w:left w:val="none" w:sz="0" w:space="0" w:color="auto"/>
        <w:bottom w:val="none" w:sz="0" w:space="0" w:color="auto"/>
        <w:right w:val="none" w:sz="0" w:space="0" w:color="auto"/>
      </w:divBdr>
    </w:div>
    <w:div w:id="2128116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support.sas.com/resources/papers/proceedings/proceedings/sugi29/173-29.pdf" TargetMode="External"/><Relationship Id="rId1" Type="http://schemas.openxmlformats.org/officeDocument/2006/relationships/hyperlink" Target="https://support.sas.com/resources/papers/proceedings/proceedings/sugi29/173-29.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cegedim-health-data.com/cegedim-health-data/thin-the-health-improvement-network/" TargetMode="External"/><Relationship Id="rId2" Type="http://schemas.openxmlformats.org/officeDocument/2006/relationships/customXml" Target="../customXml/item2.xml"/><Relationship Id="rId16" Type="http://schemas.openxmlformats.org/officeDocument/2006/relationships/hyperlink" Target="https://www.who.int/news-room/fact-sheets/detail/headache-disorder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1848f3-a23d-4cfb-b70b-0d8ba46ffb28">
      <Terms xmlns="http://schemas.microsoft.com/office/infopath/2007/PartnerControls"/>
    </lcf76f155ced4ddcb4097134ff3c332f>
    <SharedWithUsers xmlns="2caa317e-aae4-4b43-b4e5-dfad05976c5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DCBDA1B96E5149898CD99F9469A6D5" ma:contentTypeVersion="15" ma:contentTypeDescription="Create a new document." ma:contentTypeScope="" ma:versionID="2e4d5445205f3d1e88d3be8a5a85d5b8">
  <xsd:schema xmlns:xsd="http://www.w3.org/2001/XMLSchema" xmlns:xs="http://www.w3.org/2001/XMLSchema" xmlns:p="http://schemas.microsoft.com/office/2006/metadata/properties" xmlns:ns2="ac1848f3-a23d-4cfb-b70b-0d8ba46ffb28" xmlns:ns3="2caa317e-aae4-4b43-b4e5-dfad05976c59" targetNamespace="http://schemas.microsoft.com/office/2006/metadata/properties" ma:root="true" ma:fieldsID="cebec721b441a0f68b797c790d2d983e" ns2:_="" ns3:_="">
    <xsd:import namespace="ac1848f3-a23d-4cfb-b70b-0d8ba46ffb28"/>
    <xsd:import namespace="2caa317e-aae4-4b43-b4e5-dfad05976c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848f3-a23d-4cfb-b70b-0d8ba46ffb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aea9b38-78a5-408a-815c-fe48337954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aa317e-aae4-4b43-b4e5-dfad05976c5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Kaw</b:Tag>
    <b:SourceType>InternetSite</b:SourceType>
    <b:Guid>{023C19D7-2452-40C4-ACC1-74EB30A946CD}</b:Guid>
    <b:Title>Using SAS to Match Cases for Case Control Studies </b:Title>
    <b:Author>
      <b:Author>
        <b:NameList>
          <b:Person>
            <b:Last>Kawabata</b:Last>
            <b:First>Hugh</b:First>
          </b:Person>
          <b:Person>
            <b:Last>Tran</b:Last>
            <b:First>Michelle</b:First>
          </b:Person>
          <b:Person>
            <b:Last>Hines</b:Last>
            <b:First>Patricia</b:First>
          </b:Person>
        </b:NameList>
      </b:Author>
    </b:Author>
    <b:URL>https://support.sas.com/resources/papers/proceedings/proceedings/sugi29/173-29.pdf</b:URL>
    <b:RefOrder>1</b:RefOrder>
  </b:Source>
</b:Sources>
</file>

<file path=customXml/itemProps1.xml><?xml version="1.0" encoding="utf-8"?>
<ds:datastoreItem xmlns:ds="http://schemas.openxmlformats.org/officeDocument/2006/customXml" ds:itemID="{FB02877F-9588-4C61-85AF-F629681D8D1A}">
  <ds:schemaRefs>
    <ds:schemaRef ds:uri="ac1848f3-a23d-4cfb-b70b-0d8ba46ffb28"/>
    <ds:schemaRef ds:uri="http://purl.org/dc/elements/1.1/"/>
    <ds:schemaRef ds:uri="http://schemas.microsoft.com/office/2006/metadata/properties"/>
    <ds:schemaRef ds:uri="http://purl.org/dc/dcmitype/"/>
    <ds:schemaRef ds:uri="2caa317e-aae4-4b43-b4e5-dfad05976c59"/>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A9C578CD-1783-4903-AA7F-F9007533E2B8}">
  <ds:schemaRefs>
    <ds:schemaRef ds:uri="http://schemas.microsoft.com/sharepoint/v3/contenttype/forms"/>
  </ds:schemaRefs>
</ds:datastoreItem>
</file>

<file path=customXml/itemProps3.xml><?xml version="1.0" encoding="utf-8"?>
<ds:datastoreItem xmlns:ds="http://schemas.openxmlformats.org/officeDocument/2006/customXml" ds:itemID="{33797E47-0B6C-4159-ACF2-842940FCED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848f3-a23d-4cfb-b70b-0d8ba46ffb28"/>
    <ds:schemaRef ds:uri="2caa317e-aae4-4b43-b4e5-dfad05976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DF127A-AC7D-4E95-8576-E2B306B25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21</Pages>
  <Words>6396</Words>
  <Characters>36460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Guidance for the format and content of the protocol of non-interventional post-authorisation safety studies</vt:lpstr>
    </vt:vector>
  </TitlesOfParts>
  <Company>European Medicines Agency</Company>
  <LinksUpToDate>false</LinksUpToDate>
  <CharactersWithSpaces>42771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for the format and content of the protocol of non-interventional post-authorisation safety studies</dc:title>
  <dc:subject/>
  <dc:creator>European Medicines Agency</dc:creator>
  <cp:keywords>Guidance for the format and content of the protocol of non-interventional post-authorisation safety studies</cp:keywords>
  <dc:description>Template developed for European Medicines Agency by Fiona Lewis and Vanessa Crookes December 2009</dc:description>
  <cp:lastModifiedBy>Chu, Paula</cp:lastModifiedBy>
  <cp:revision>7</cp:revision>
  <dcterms:created xsi:type="dcterms:W3CDTF">2025-08-17T20:36:00Z</dcterms:created>
  <dcterms:modified xsi:type="dcterms:W3CDTF">2025-09-03T14:22:00Z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2012-10-01T00:00:00Z</vt:filetime>
  </property>
  <property fmtid="{D5CDD505-2E9C-101B-9397-08002B2CF9AE}" pid="3" name="Creator">
    <vt:lpwstr>Acrobat PDFMaker 10.1 for Word</vt:lpwstr>
  </property>
  <property fmtid="{D5CDD505-2E9C-101B-9397-08002B2CF9AE}" pid="4" name="DM_Category">
    <vt:lpwstr>Guideline</vt:lpwstr>
  </property>
  <property fmtid="{D5CDD505-2E9C-101B-9397-08002B2CF9AE}" pid="5" name="DM_Creation_Date">
    <vt:lpwstr>26/09/2012 09:35:25</vt:lpwstr>
  </property>
  <property fmtid="{D5CDD505-2E9C-101B-9397-08002B2CF9AE}" pid="6" name="DM_Creator_Name">
    <vt:lpwstr>Kurz Xavier</vt:lpwstr>
  </property>
  <property fmtid="{D5CDD505-2E9C-101B-9397-08002B2CF9AE}" pid="7" name="DM_DocRefId">
    <vt:lpwstr>EMA/623947/2012</vt:lpwstr>
  </property>
  <property fmtid="{D5CDD505-2E9C-101B-9397-08002B2CF9AE}" pid="8" name="DM_Modifer_Name">
    <vt:lpwstr>Kurz Xavier</vt:lpwstr>
  </property>
  <property fmtid="{D5CDD505-2E9C-101B-9397-08002B2CF9AE}" pid="9" name="DM_Modified_Date">
    <vt:lpwstr>26/09/2012 09:35:25</vt:lpwstr>
  </property>
  <property fmtid="{D5CDD505-2E9C-101B-9397-08002B2CF9AE}" pid="10" name="DM_Modifier_Name">
    <vt:lpwstr>Kurz Xavier</vt:lpwstr>
  </property>
  <property fmtid="{D5CDD505-2E9C-101B-9397-08002B2CF9AE}" pid="11" name="DM_Modify_Date">
    <vt:lpwstr>26/09/2012 09:35:25</vt:lpwstr>
  </property>
  <property fmtid="{D5CDD505-2E9C-101B-9397-08002B2CF9AE}" pid="12" name="DM_Name">
    <vt:lpwstr>Guidance for PASS protocol submission</vt:lpwstr>
  </property>
  <property fmtid="{D5CDD505-2E9C-101B-9397-08002B2CF9AE}" pid="13" name="DM_Path">
    <vt:lpwstr>/13. Projects/00305 - Implementation of the new legislative proposal on pharmacovigilance/Project Organisational Structure/Subproject Teams/2. PASS_PAES subproject team/Deliverables/Post-GVP documents</vt:lpwstr>
  </property>
  <property fmtid="{D5CDD505-2E9C-101B-9397-08002B2CF9AE}" pid="14" name="DM_Type">
    <vt:lpwstr>emea_document</vt:lpwstr>
  </property>
  <property fmtid="{D5CDD505-2E9C-101B-9397-08002B2CF9AE}" pid="15" name="DM_Version">
    <vt:lpwstr>CURRENT,1.1</vt:lpwstr>
  </property>
  <property fmtid="{D5CDD505-2E9C-101B-9397-08002B2CF9AE}" pid="16" name="DM_emea_doc_ref_id">
    <vt:lpwstr>EMA/623947/2012</vt:lpwstr>
  </property>
  <property fmtid="{D5CDD505-2E9C-101B-9397-08002B2CF9AE}" pid="17" name="DM_emea_filing_code">
    <vt:lpwstr> </vt:lpwstr>
  </property>
  <property fmtid="{D5CDD505-2E9C-101B-9397-08002B2CF9AE}" pid="18" name="LastSaved">
    <vt:filetime>2023-12-13T00:00:00Z</vt:filetime>
  </property>
  <property fmtid="{D5CDD505-2E9C-101B-9397-08002B2CF9AE}" pid="19" name="Producer">
    <vt:lpwstr>Adobe PDF Library 10.0</vt:lpwstr>
  </property>
  <property fmtid="{D5CDD505-2E9C-101B-9397-08002B2CF9AE}" pid="20" name="SourceModified">
    <vt:lpwstr>D:20120926093525</vt:lpwstr>
  </property>
  <property fmtid="{D5CDD505-2E9C-101B-9397-08002B2CF9AE}" pid="21" name="MSIP_Label_04f783dd-f5fe-4e6c-8816-198fd9c95f56_Enabled">
    <vt:lpwstr>true</vt:lpwstr>
  </property>
  <property fmtid="{D5CDD505-2E9C-101B-9397-08002B2CF9AE}" pid="22" name="MSIP_Label_04f783dd-f5fe-4e6c-8816-198fd9c95f56_SetDate">
    <vt:lpwstr>2023-12-13T16:40:46Z</vt:lpwstr>
  </property>
  <property fmtid="{D5CDD505-2E9C-101B-9397-08002B2CF9AE}" pid="23" name="MSIP_Label_04f783dd-f5fe-4e6c-8816-198fd9c95f56_Method">
    <vt:lpwstr>Privileged</vt:lpwstr>
  </property>
  <property fmtid="{D5CDD505-2E9C-101B-9397-08002B2CF9AE}" pid="24" name="MSIP_Label_04f783dd-f5fe-4e6c-8816-198fd9c95f56_Name">
    <vt:lpwstr>English - Non-Corporate</vt:lpwstr>
  </property>
  <property fmtid="{D5CDD505-2E9C-101B-9397-08002B2CF9AE}" pid="25" name="MSIP_Label_04f783dd-f5fe-4e6c-8816-198fd9c95f56_SiteId">
    <vt:lpwstr>484a70d1-caaf-4a03-a477-1cbe688304af</vt:lpwstr>
  </property>
  <property fmtid="{D5CDD505-2E9C-101B-9397-08002B2CF9AE}" pid="26" name="MSIP_Label_04f783dd-f5fe-4e6c-8816-198fd9c95f56_ActionId">
    <vt:lpwstr>c52a4ec2-fe16-4351-8a32-00e0af774f3e</vt:lpwstr>
  </property>
  <property fmtid="{D5CDD505-2E9C-101B-9397-08002B2CF9AE}" pid="27" name="MSIP_Label_04f783dd-f5fe-4e6c-8816-198fd9c95f56_ContentBits">
    <vt:lpwstr>0</vt:lpwstr>
  </property>
  <property fmtid="{D5CDD505-2E9C-101B-9397-08002B2CF9AE}" pid="28" name="ContentTypeId">
    <vt:lpwstr>0x0101004CDCBDA1B96E5149898CD99F9469A6D5</vt:lpwstr>
  </property>
  <property fmtid="{D5CDD505-2E9C-101B-9397-08002B2CF9AE}" pid="29" name="MediaServiceImageTags">
    <vt:lpwstr/>
  </property>
  <property fmtid="{D5CDD505-2E9C-101B-9397-08002B2CF9AE}" pid="30" name="_NewReviewCycle">
    <vt:lpwstr/>
  </property>
  <property fmtid="{D5CDD505-2E9C-101B-9397-08002B2CF9AE}" pid="31" name="Order">
    <vt:r8>384200</vt:r8>
  </property>
  <property fmtid="{D5CDD505-2E9C-101B-9397-08002B2CF9AE}" pid="32" name="ComplianceAssetId">
    <vt:lpwstr/>
  </property>
  <property fmtid="{D5CDD505-2E9C-101B-9397-08002B2CF9AE}" pid="33" name="_ExtendedDescription">
    <vt:lpwstr/>
  </property>
  <property fmtid="{D5CDD505-2E9C-101B-9397-08002B2CF9AE}" pid="34" name="TriggerFlowInfo">
    <vt:lpwstr/>
  </property>
</Properties>
</file>